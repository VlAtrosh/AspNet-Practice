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C9F1A" w14:textId="77777777" w:rsidR="007C2EE0" w:rsidRDefault="008538AD" w:rsidP="008538AD">
      <w:pPr>
        <w:pStyle w:val="a3"/>
        <w:rPr>
          <w:ins w:id="0" w:author="studentcoll" w:date="2026-10-09T09:00:00Z"/>
        </w:rPr>
      </w:pPr>
      <w:r>
        <w:t xml:space="preserve">Самостоятельная работа по </w:t>
      </w:r>
      <w:hyperlink r:id="rId4" w:tgtFrame="_blank" w:history="1">
        <w:r>
          <w:rPr>
            <w:rStyle w:val="a4"/>
          </w:rPr>
          <w:t>ASP.NET</w:t>
        </w:r>
      </w:hyperlink>
      <w:r>
        <w:t xml:space="preserve"> </w:t>
      </w:r>
      <w:proofErr w:type="spellStart"/>
      <w:r>
        <w:t>Core</w:t>
      </w:r>
      <w:proofErr w:type="spellEnd"/>
      <w:r>
        <w:br/>
      </w:r>
      <w:r>
        <w:br/>
        <w:t>---</w:t>
      </w:r>
      <w:r>
        <w:br/>
      </w:r>
      <w:r>
        <w:br/>
        <w:t xml:space="preserve">Часть A. Теоретические </w:t>
      </w:r>
      <w:r>
        <w:br/>
      </w:r>
      <w:r>
        <w:br/>
        <w:t>Ответьте кратко (2–4 предложения на каждый вопрос).</w:t>
      </w:r>
      <w:r>
        <w:br/>
      </w:r>
      <w:r>
        <w:br/>
        <w:t xml:space="preserve">A1 </w:t>
      </w:r>
      <w:proofErr w:type="spellStart"/>
      <w:ins w:id="1" w:author="studentcoll" w:date="2026-10-09T08:47:00Z">
        <w:r w:rsidR="00245E3E">
          <w:rPr>
            <w:lang w:val="en-US"/>
          </w:rPr>
          <w:t>OpenApi</w:t>
        </w:r>
        <w:proofErr w:type="spellEnd"/>
        <w:r w:rsidR="00245E3E">
          <w:t xml:space="preserve"> документ – это описание </w:t>
        </w:r>
        <w:r w:rsidR="00245E3E">
          <w:rPr>
            <w:lang w:val="en-US"/>
          </w:rPr>
          <w:t>HTTP</w:t>
        </w:r>
        <w:r w:rsidR="00245E3E" w:rsidRPr="00245E3E">
          <w:rPr>
            <w:rPrChange w:id="2" w:author="studentcoll" w:date="2026-10-09T08:47:00Z">
              <w:rPr>
                <w:lang w:val="en-US"/>
              </w:rPr>
            </w:rPrChange>
          </w:rPr>
          <w:t xml:space="preserve"> </w:t>
        </w:r>
        <w:r w:rsidR="00245E3E">
          <w:rPr>
            <w:lang w:val="en-US"/>
          </w:rPr>
          <w:t>API</w:t>
        </w:r>
        <w:r w:rsidR="00245E3E" w:rsidRPr="00245E3E">
          <w:rPr>
            <w:rPrChange w:id="3" w:author="studentcoll" w:date="2026-10-09T08:47:00Z">
              <w:rPr>
                <w:lang w:val="en-US"/>
              </w:rPr>
            </w:rPrChange>
          </w:rPr>
          <w:t xml:space="preserve">, </w:t>
        </w:r>
        <w:r w:rsidR="00245E3E">
          <w:t xml:space="preserve">которое генерируется на основе метаданных </w:t>
        </w:r>
        <w:proofErr w:type="spellStart"/>
        <w:r w:rsidR="00245E3E">
          <w:t>эндпоинтов</w:t>
        </w:r>
        <w:proofErr w:type="spellEnd"/>
        <w:r w:rsidR="00245E3E">
          <w:t xml:space="preserve"> </w:t>
        </w:r>
      </w:ins>
      <w:ins w:id="4" w:author="studentcoll" w:date="2026-10-09T08:48:00Z">
        <w:r w:rsidR="00245E3E">
          <w:t>и позволяет автоматически создавать клиенты, документацию и тесты</w:t>
        </w:r>
      </w:ins>
      <w:ins w:id="5" w:author="studentcoll" w:date="2026-10-09T08:49:00Z">
        <w:r w:rsidR="00245E3E">
          <w:t xml:space="preserve">. Для визуализации подключается </w:t>
        </w:r>
        <w:r w:rsidR="00245E3E">
          <w:rPr>
            <w:lang w:val="en-US"/>
          </w:rPr>
          <w:t>Swagger</w:t>
        </w:r>
        <w:r w:rsidR="00245E3E" w:rsidRPr="00245E3E">
          <w:rPr>
            <w:rPrChange w:id="6" w:author="studentcoll" w:date="2026-10-09T08:49:00Z">
              <w:rPr>
                <w:lang w:val="en-US"/>
              </w:rPr>
            </w:rPrChange>
          </w:rPr>
          <w:t xml:space="preserve"> </w:t>
        </w:r>
        <w:r w:rsidR="00245E3E">
          <w:rPr>
            <w:lang w:val="en-US"/>
          </w:rPr>
          <w:t>UI</w:t>
        </w:r>
        <w:r w:rsidR="00245E3E" w:rsidRPr="00245E3E">
          <w:rPr>
            <w:rPrChange w:id="7" w:author="studentcoll" w:date="2026-10-09T08:49:00Z">
              <w:rPr>
                <w:lang w:val="en-US"/>
              </w:rPr>
            </w:rPrChange>
          </w:rPr>
          <w:t xml:space="preserve"> </w:t>
        </w:r>
        <w:r w:rsidR="00245E3E">
          <w:t xml:space="preserve">через </w:t>
        </w:r>
        <w:r w:rsidR="00245E3E">
          <w:rPr>
            <w:lang w:val="en-US"/>
          </w:rPr>
          <w:t>swashbuckler</w:t>
        </w:r>
        <w:r w:rsidR="00245E3E" w:rsidRPr="00245E3E">
          <w:rPr>
            <w:rPrChange w:id="8" w:author="studentcoll" w:date="2026-10-09T08:49:00Z">
              <w:rPr>
                <w:lang w:val="en-US"/>
              </w:rPr>
            </w:rPrChange>
          </w:rPr>
          <w:t>.</w:t>
        </w:r>
        <w:proofErr w:type="spellStart"/>
        <w:r w:rsidR="00245E3E">
          <w:rPr>
            <w:lang w:val="en-US"/>
          </w:rPr>
          <w:t>AspNe</w:t>
        </w:r>
      </w:ins>
      <w:ins w:id="9" w:author="studentcoll" w:date="2026-10-09T08:50:00Z">
        <w:r w:rsidR="00245E3E">
          <w:rPr>
            <w:lang w:val="en-US"/>
          </w:rPr>
          <w:t>tCore</w:t>
        </w:r>
        <w:proofErr w:type="spellEnd"/>
        <w:r w:rsidR="00245E3E" w:rsidRPr="00245E3E">
          <w:rPr>
            <w:rPrChange w:id="10" w:author="studentcoll" w:date="2026-10-09T08:50:00Z">
              <w:rPr>
                <w:lang w:val="en-US"/>
              </w:rPr>
            </w:rPrChange>
          </w:rPr>
          <w:t>.</w:t>
        </w:r>
        <w:proofErr w:type="spellStart"/>
        <w:r w:rsidR="00245E3E">
          <w:rPr>
            <w:lang w:val="en-US"/>
          </w:rPr>
          <w:t>SwaggerUi</w:t>
        </w:r>
        <w:proofErr w:type="spellEnd"/>
        <w:r w:rsidR="00245E3E" w:rsidRPr="00245E3E">
          <w:rPr>
            <w:rPrChange w:id="11" w:author="studentcoll" w:date="2026-10-09T08:50:00Z">
              <w:rPr>
                <w:lang w:val="en-US"/>
              </w:rPr>
            </w:rPrChange>
          </w:rPr>
          <w:t xml:space="preserve"> </w:t>
        </w:r>
        <w:r w:rsidR="00245E3E">
          <w:t xml:space="preserve">или </w:t>
        </w:r>
        <w:r w:rsidR="00245E3E">
          <w:rPr>
            <w:lang w:val="en-US"/>
          </w:rPr>
          <w:t>Scalar</w:t>
        </w:r>
        <w:r w:rsidR="00245E3E" w:rsidRPr="00245E3E">
          <w:rPr>
            <w:rPrChange w:id="12" w:author="studentcoll" w:date="2026-10-09T08:50:00Z">
              <w:rPr>
                <w:lang w:val="en-US"/>
              </w:rPr>
            </w:rPrChange>
          </w:rPr>
          <w:t xml:space="preserve"> </w:t>
        </w:r>
        <w:r w:rsidR="00245E3E">
          <w:t xml:space="preserve">через </w:t>
        </w:r>
        <w:r w:rsidR="00245E3E">
          <w:rPr>
            <w:lang w:val="en-US"/>
          </w:rPr>
          <w:t>Scalar</w:t>
        </w:r>
        <w:r w:rsidR="00245E3E" w:rsidRPr="00245E3E">
          <w:rPr>
            <w:rPrChange w:id="13" w:author="studentcoll" w:date="2026-10-09T08:50:00Z">
              <w:rPr>
                <w:lang w:val="en-US"/>
              </w:rPr>
            </w:rPrChange>
          </w:rPr>
          <w:t>.</w:t>
        </w:r>
        <w:proofErr w:type="spellStart"/>
        <w:r w:rsidR="00245E3E">
          <w:rPr>
            <w:lang w:val="en-US"/>
          </w:rPr>
          <w:t>AspNetCore</w:t>
        </w:r>
      </w:ins>
      <w:proofErr w:type="spellEnd"/>
      <w:ins w:id="14" w:author="studentcoll" w:date="2026-10-09T08:47:00Z">
        <w:r w:rsidR="00245E3E" w:rsidRPr="00245E3E">
          <w:rPr>
            <w:rPrChange w:id="15" w:author="studentcoll" w:date="2026-10-09T08:47:00Z">
              <w:rPr>
                <w:lang w:val="en-US"/>
              </w:rPr>
            </w:rPrChange>
          </w:rPr>
          <w:t xml:space="preserve"> </w:t>
        </w:r>
      </w:ins>
      <w:del w:id="16" w:author="studentcoll" w:date="2026-10-09T08:46:00Z">
        <w:r w:rsidRPr="00245E3E" w:rsidDel="00245E3E">
          <w:delText xml:space="preserve">Что такое OpenAPI-документ в </w:delText>
        </w:r>
        <w:r w:rsidR="00F74768" w:rsidRPr="00245E3E" w:rsidDel="00245E3E">
          <w:fldChar w:fldCharType="begin"/>
        </w:r>
        <w:r w:rsidR="00F74768" w:rsidRPr="00245E3E" w:rsidDel="00245E3E">
          <w:delInstrText xml:space="preserve"> HYPERLINK "https://asp.net/" \t "_blank" </w:delInstrText>
        </w:r>
        <w:r w:rsidR="00F74768" w:rsidRPr="00245E3E" w:rsidDel="00245E3E">
          <w:fldChar w:fldCharType="separate"/>
        </w:r>
        <w:r w:rsidRPr="00245E3E" w:rsidDel="00245E3E">
          <w:rPr>
            <w:rPrChange w:id="17" w:author="studentcoll" w:date="2026-10-09T08:46:00Z">
              <w:rPr>
                <w:rStyle w:val="a4"/>
              </w:rPr>
            </w:rPrChange>
          </w:rPr>
          <w:delText>ASP.NET</w:delText>
        </w:r>
        <w:r w:rsidR="00F74768" w:rsidRPr="00245E3E" w:rsidDel="00245E3E">
          <w:rPr>
            <w:rPrChange w:id="18" w:author="studentcoll" w:date="2026-10-09T08:46:00Z">
              <w:rPr>
                <w:rStyle w:val="a4"/>
              </w:rPr>
            </w:rPrChange>
          </w:rPr>
          <w:fldChar w:fldCharType="end"/>
        </w:r>
        <w:r w:rsidRPr="00245E3E" w:rsidDel="00245E3E">
          <w:rPr>
            <w:rPrChange w:id="19" w:author="studentcoll" w:date="2026-10-09T08:46:00Z">
              <w:rPr/>
            </w:rPrChange>
          </w:rPr>
          <w:delText xml:space="preserve"> Core и каким образом он генерируется в приложении на .NET 8+? Укажите минимум два способа подключения (Swagger UI / Scalar и т.п.).</w:delText>
        </w:r>
      </w:del>
      <w:r>
        <w:br/>
      </w:r>
      <w:r>
        <w:br/>
        <w:t>A2</w:t>
      </w:r>
      <w:ins w:id="20" w:author="studentcoll" w:date="2026-10-09T08:51:00Z">
        <w:r w:rsidR="00245E3E">
          <w:t xml:space="preserve"> Заголовок </w:t>
        </w:r>
        <w:proofErr w:type="spellStart"/>
        <w:r w:rsidR="00245E3E">
          <w:rPr>
            <w:lang w:val="en-US"/>
          </w:rPr>
          <w:t>etag</w:t>
        </w:r>
        <w:proofErr w:type="spellEnd"/>
        <w:r w:rsidR="00245E3E" w:rsidRPr="00245E3E">
          <w:rPr>
            <w:rPrChange w:id="21" w:author="studentcoll" w:date="2026-10-09T08:51:00Z">
              <w:rPr>
                <w:lang w:val="en-US"/>
              </w:rPr>
            </w:rPrChange>
          </w:rPr>
          <w:t xml:space="preserve"> </w:t>
        </w:r>
        <w:r w:rsidR="00245E3E">
          <w:t>нужен для контроля проверки версии сайта</w:t>
        </w:r>
      </w:ins>
      <w:ins w:id="22" w:author="studentcoll" w:date="2026-10-09T08:52:00Z">
        <w:r w:rsidR="00245E3E">
          <w:t xml:space="preserve">, для этого используется метод </w:t>
        </w:r>
        <w:r w:rsidR="00245E3E">
          <w:rPr>
            <w:lang w:val="en-US"/>
          </w:rPr>
          <w:t>IF</w:t>
        </w:r>
        <w:r w:rsidR="00245E3E" w:rsidRPr="00245E3E">
          <w:rPr>
            <w:rPrChange w:id="23" w:author="studentcoll" w:date="2026-10-09T08:52:00Z">
              <w:rPr>
                <w:lang w:val="en-US"/>
              </w:rPr>
            </w:rPrChange>
          </w:rPr>
          <w:t>-</w:t>
        </w:r>
      </w:ins>
      <w:ins w:id="24" w:author="studentcoll" w:date="2026-10-09T08:54:00Z">
        <w:r w:rsidR="00245E3E">
          <w:rPr>
            <w:lang w:val="en-US"/>
          </w:rPr>
          <w:t>NONE</w:t>
        </w:r>
        <w:r w:rsidR="00245E3E" w:rsidRPr="00245E3E">
          <w:rPr>
            <w:rPrChange w:id="25" w:author="studentcoll" w:date="2026-10-09T08:54:00Z">
              <w:rPr>
                <w:lang w:val="en-US"/>
              </w:rPr>
            </w:rPrChange>
          </w:rPr>
          <w:t>-</w:t>
        </w:r>
      </w:ins>
      <w:ins w:id="26" w:author="studentcoll" w:date="2026-10-09T08:52:00Z">
        <w:r w:rsidR="00245E3E">
          <w:rPr>
            <w:lang w:val="en-US"/>
          </w:rPr>
          <w:t>MATCH</w:t>
        </w:r>
        <w:r w:rsidR="00245E3E">
          <w:t>, в случае если он отработал и тег</w:t>
        </w:r>
      </w:ins>
      <w:ins w:id="27" w:author="studentcoll" w:date="2026-10-09T08:53:00Z">
        <w:r w:rsidR="00245E3E">
          <w:t xml:space="preserve"> совпал, сервер возвращает клиенту запрос со статусом 304 без тела. Таким</w:t>
        </w:r>
      </w:ins>
      <w:ins w:id="28" w:author="studentcoll" w:date="2026-10-09T08:54:00Z">
        <w:r w:rsidR="00245E3E">
          <w:t xml:space="preserve"> образом клиент использует </w:t>
        </w:r>
        <w:proofErr w:type="spellStart"/>
        <w:r w:rsidR="00245E3E">
          <w:t>закэшированную</w:t>
        </w:r>
        <w:proofErr w:type="spellEnd"/>
        <w:r w:rsidR="00245E3E">
          <w:t xml:space="preserve"> копию и экономит ресурсы.</w:t>
        </w:r>
      </w:ins>
      <w:del w:id="29" w:author="studentcoll" w:date="2026-10-09T08:53:00Z">
        <w:r w:rsidRPr="00245E3E" w:rsidDel="00245E3E">
          <w:rPr>
            <w:rPrChange w:id="30" w:author="studentcoll" w:date="2026-10-09T08:53:00Z">
              <w:rPr/>
            </w:rPrChange>
          </w:rPr>
          <w:delText xml:space="preserve"> </w:delText>
        </w:r>
        <w:r w:rsidDel="00245E3E">
          <w:delText>Объясните</w:delText>
        </w:r>
        <w:r w:rsidRPr="00245E3E" w:rsidDel="00245E3E">
          <w:rPr>
            <w:rPrChange w:id="31" w:author="studentcoll" w:date="2026-10-09T08:53:00Z">
              <w:rPr/>
            </w:rPrChange>
          </w:rPr>
          <w:delText xml:space="preserve"> </w:delText>
        </w:r>
        <w:r w:rsidDel="00245E3E">
          <w:delText>назначение</w:delText>
        </w:r>
        <w:r w:rsidRPr="00245E3E" w:rsidDel="00245E3E">
          <w:rPr>
            <w:rPrChange w:id="32" w:author="studentcoll" w:date="2026-10-09T08:53:00Z">
              <w:rPr/>
            </w:rPrChange>
          </w:rPr>
          <w:delText xml:space="preserve"> </w:delText>
        </w:r>
        <w:r w:rsidRPr="00245E3E" w:rsidDel="00245E3E">
          <w:rPr>
            <w:lang w:val="en-US"/>
            <w:rPrChange w:id="33" w:author="studentcoll" w:date="2026-10-09T08:53:00Z">
              <w:rPr/>
            </w:rPrChange>
          </w:rPr>
          <w:delText>HTTP</w:delText>
        </w:r>
        <w:r w:rsidRPr="00245E3E" w:rsidDel="00245E3E">
          <w:rPr>
            <w:rPrChange w:id="34" w:author="studentcoll" w:date="2026-10-09T08:53:00Z">
              <w:rPr/>
            </w:rPrChange>
          </w:rPr>
          <w:delText>-</w:delText>
        </w:r>
        <w:r w:rsidDel="00245E3E">
          <w:delText>заголовка</w:delText>
        </w:r>
        <w:r w:rsidRPr="00245E3E" w:rsidDel="00245E3E">
          <w:rPr>
            <w:rPrChange w:id="35" w:author="studentcoll" w:date="2026-10-09T08:53:00Z">
              <w:rPr/>
            </w:rPrChange>
          </w:rPr>
          <w:delText xml:space="preserve"> </w:delText>
        </w:r>
        <w:r w:rsidRPr="00245E3E" w:rsidDel="00245E3E">
          <w:rPr>
            <w:lang w:val="en-US"/>
            <w:rPrChange w:id="36" w:author="studentcoll" w:date="2026-10-09T08:53:00Z">
              <w:rPr/>
            </w:rPrChange>
          </w:rPr>
          <w:delText>ETag</w:delText>
        </w:r>
        <w:r w:rsidRPr="00245E3E" w:rsidDel="00245E3E">
          <w:rPr>
            <w:rPrChange w:id="37" w:author="studentcoll" w:date="2026-10-09T08:53:00Z">
              <w:rPr/>
            </w:rPrChange>
          </w:rPr>
          <w:delText xml:space="preserve">. </w:delText>
        </w:r>
        <w:r w:rsidDel="00245E3E">
          <w:delText>Как</w:delText>
        </w:r>
        <w:r w:rsidRPr="00245E3E" w:rsidDel="00245E3E">
          <w:rPr>
            <w:rPrChange w:id="38" w:author="studentcoll" w:date="2026-10-09T08:53:00Z">
              <w:rPr/>
            </w:rPrChange>
          </w:rPr>
          <w:delText xml:space="preserve"> </w:delText>
        </w:r>
        <w:r w:rsidDel="00245E3E">
          <w:delText>сервер</w:delText>
        </w:r>
        <w:r w:rsidRPr="00245E3E" w:rsidDel="00245E3E">
          <w:rPr>
            <w:rPrChange w:id="39" w:author="studentcoll" w:date="2026-10-09T08:53:00Z">
              <w:rPr/>
            </w:rPrChange>
          </w:rPr>
          <w:delText xml:space="preserve"> </w:delText>
        </w:r>
        <w:r w:rsidDel="00245E3E">
          <w:delText>формирует</w:delText>
        </w:r>
        <w:r w:rsidRPr="00245E3E" w:rsidDel="00245E3E">
          <w:rPr>
            <w:rPrChange w:id="40" w:author="studentcoll" w:date="2026-10-09T08:53:00Z">
              <w:rPr/>
            </w:rPrChange>
          </w:rPr>
          <w:delText xml:space="preserve"> </w:delText>
        </w:r>
        <w:r w:rsidDel="00245E3E">
          <w:delText>ответ</w:delText>
        </w:r>
        <w:r w:rsidRPr="00245E3E" w:rsidDel="00245E3E">
          <w:rPr>
            <w:rPrChange w:id="41" w:author="studentcoll" w:date="2026-10-09T08:53:00Z">
              <w:rPr/>
            </w:rPrChange>
          </w:rPr>
          <w:delText xml:space="preserve"> 304 </w:delText>
        </w:r>
        <w:r w:rsidRPr="00245E3E" w:rsidDel="00245E3E">
          <w:rPr>
            <w:lang w:val="en-US"/>
            <w:rPrChange w:id="42" w:author="studentcoll" w:date="2026-10-09T08:53:00Z">
              <w:rPr/>
            </w:rPrChange>
          </w:rPr>
          <w:delText>Not</w:delText>
        </w:r>
        <w:r w:rsidRPr="00245E3E" w:rsidDel="00245E3E">
          <w:rPr>
            <w:rPrChange w:id="43" w:author="studentcoll" w:date="2026-10-09T08:53:00Z">
              <w:rPr/>
            </w:rPrChange>
          </w:rPr>
          <w:delText xml:space="preserve"> </w:delText>
        </w:r>
        <w:r w:rsidRPr="00245E3E" w:rsidDel="00245E3E">
          <w:rPr>
            <w:lang w:val="en-US"/>
            <w:rPrChange w:id="44" w:author="studentcoll" w:date="2026-10-09T08:53:00Z">
              <w:rPr/>
            </w:rPrChange>
          </w:rPr>
          <w:delText>Modified</w:delText>
        </w:r>
        <w:r w:rsidRPr="00245E3E" w:rsidDel="00245E3E">
          <w:rPr>
            <w:rPrChange w:id="45" w:author="studentcoll" w:date="2026-10-09T08:53:00Z">
              <w:rPr/>
            </w:rPrChange>
          </w:rPr>
          <w:delText xml:space="preserve"> </w:delText>
        </w:r>
        <w:r w:rsidDel="00245E3E">
          <w:delText>и</w:delText>
        </w:r>
        <w:r w:rsidRPr="00245E3E" w:rsidDel="00245E3E">
          <w:rPr>
            <w:rPrChange w:id="46" w:author="studentcoll" w:date="2026-10-09T08:53:00Z">
              <w:rPr/>
            </w:rPrChange>
          </w:rPr>
          <w:delText xml:space="preserve"> </w:delText>
        </w:r>
        <w:r w:rsidDel="00245E3E">
          <w:delText>почему</w:delText>
        </w:r>
        <w:r w:rsidRPr="00245E3E" w:rsidDel="00245E3E">
          <w:rPr>
            <w:rPrChange w:id="47" w:author="studentcoll" w:date="2026-10-09T08:53:00Z">
              <w:rPr/>
            </w:rPrChange>
          </w:rPr>
          <w:delText xml:space="preserve"> </w:delText>
        </w:r>
        <w:r w:rsidDel="00245E3E">
          <w:delText>это</w:delText>
        </w:r>
        <w:r w:rsidRPr="00245E3E" w:rsidDel="00245E3E">
          <w:rPr>
            <w:rPrChange w:id="48" w:author="studentcoll" w:date="2026-10-09T08:53:00Z">
              <w:rPr/>
            </w:rPrChange>
          </w:rPr>
          <w:delText xml:space="preserve"> </w:delText>
        </w:r>
        <w:r w:rsidDel="00245E3E">
          <w:delText>экономит</w:delText>
        </w:r>
        <w:r w:rsidRPr="00245E3E" w:rsidDel="00245E3E">
          <w:rPr>
            <w:rPrChange w:id="49" w:author="studentcoll" w:date="2026-10-09T08:53:00Z">
              <w:rPr/>
            </w:rPrChange>
          </w:rPr>
          <w:delText xml:space="preserve"> </w:delText>
        </w:r>
        <w:r w:rsidDel="00245E3E">
          <w:delText>трафик</w:delText>
        </w:r>
        <w:r w:rsidRPr="00245E3E" w:rsidDel="00245E3E">
          <w:rPr>
            <w:rPrChange w:id="50" w:author="studentcoll" w:date="2026-10-09T08:53:00Z">
              <w:rPr/>
            </w:rPrChange>
          </w:rPr>
          <w:delText>?</w:delText>
        </w:r>
      </w:del>
      <w:r w:rsidRPr="00245E3E">
        <w:rPr>
          <w:rPrChange w:id="51" w:author="studentcoll" w:date="2026-10-09T08:53:00Z">
            <w:rPr/>
          </w:rPrChange>
        </w:rPr>
        <w:br/>
      </w:r>
      <w:r w:rsidRPr="00245E3E">
        <w:rPr>
          <w:rPrChange w:id="52" w:author="studentcoll" w:date="2026-10-09T08:53:00Z">
            <w:rPr/>
          </w:rPrChange>
        </w:rPr>
        <w:br/>
      </w:r>
      <w:r w:rsidRPr="008538AD">
        <w:rPr>
          <w:lang w:val="en-US"/>
        </w:rPr>
        <w:t>A</w:t>
      </w:r>
      <w:r w:rsidRPr="00245E3E">
        <w:rPr>
          <w:rPrChange w:id="53" w:author="studentcoll" w:date="2026-10-09T08:53:00Z">
            <w:rPr>
              <w:lang w:val="en-US"/>
            </w:rPr>
          </w:rPrChange>
        </w:rPr>
        <w:t>3</w:t>
      </w:r>
      <w:ins w:id="54" w:author="studentcoll" w:date="2026-10-09T08:55:00Z">
        <w:r w:rsidR="00245E3E">
          <w:t xml:space="preserve"> </w:t>
        </w:r>
      </w:ins>
      <w:r w:rsidRPr="00245E3E">
        <w:rPr>
          <w:rPrChange w:id="55" w:author="studentcoll" w:date="2026-10-09T08:53:00Z">
            <w:rPr>
              <w:lang w:val="en-US"/>
            </w:rPr>
          </w:rPrChange>
        </w:rPr>
        <w:t xml:space="preserve"> </w:t>
      </w:r>
      <w:proofErr w:type="spellStart"/>
      <w:ins w:id="56" w:author="studentcoll" w:date="2026-10-09T08:55:00Z">
        <w:r w:rsidR="00245E3E" w:rsidRPr="008538AD">
          <w:rPr>
            <w:lang w:val="en-US"/>
          </w:rPr>
          <w:t>WebApplication</w:t>
        </w:r>
        <w:proofErr w:type="spellEnd"/>
        <w:r w:rsidR="00245E3E" w:rsidRPr="006C4F1A">
          <w:t>.</w:t>
        </w:r>
        <w:proofErr w:type="spellStart"/>
        <w:r w:rsidR="00245E3E" w:rsidRPr="008538AD">
          <w:rPr>
            <w:lang w:val="en-US"/>
          </w:rPr>
          <w:t>CreateBuilder</w:t>
        </w:r>
        <w:proofErr w:type="spellEnd"/>
        <w:r w:rsidR="00245E3E" w:rsidRPr="006C4F1A">
          <w:t>()</w:t>
        </w:r>
        <w:r w:rsidR="00245E3E">
          <w:t xml:space="preserve"> – это современный по</w:t>
        </w:r>
      </w:ins>
      <w:ins w:id="57" w:author="studentcoll" w:date="2026-10-09T08:56:00Z">
        <w:r w:rsidR="00245E3E">
          <w:t xml:space="preserve">дход который объединяет конфигурацию сервисов и </w:t>
        </w:r>
        <w:r w:rsidR="00245E3E">
          <w:rPr>
            <w:lang w:val="en-US"/>
          </w:rPr>
          <w:t>middleware</w:t>
        </w:r>
        <w:r w:rsidR="00245E3E">
          <w:t xml:space="preserve"> в одном файле </w:t>
        </w:r>
        <w:r w:rsidR="00245E3E">
          <w:rPr>
            <w:lang w:val="en-US"/>
          </w:rPr>
          <w:t>program</w:t>
        </w:r>
        <w:r w:rsidR="00245E3E" w:rsidRPr="00245E3E">
          <w:rPr>
            <w:rPrChange w:id="58" w:author="studentcoll" w:date="2026-10-09T08:56:00Z">
              <w:rPr>
                <w:lang w:val="en-US"/>
              </w:rPr>
            </w:rPrChange>
          </w:rPr>
          <w:t>.</w:t>
        </w:r>
        <w:r w:rsidR="00245E3E">
          <w:rPr>
            <w:lang w:val="en-US"/>
          </w:rPr>
          <w:t>cs</w:t>
        </w:r>
      </w:ins>
      <w:ins w:id="59" w:author="studentcoll" w:date="2026-10-09T08:57:00Z">
        <w:r w:rsidR="007C2EE0">
          <w:t xml:space="preserve">. Классический </w:t>
        </w:r>
      </w:ins>
      <w:ins w:id="60" w:author="studentcoll" w:date="2026-10-09T08:58:00Z">
        <w:r w:rsidR="007C2EE0">
          <w:rPr>
            <w:lang w:val="en-US"/>
          </w:rPr>
          <w:t>startup</w:t>
        </w:r>
        <w:r w:rsidR="007C2EE0" w:rsidRPr="007C2EE0">
          <w:rPr>
            <w:rPrChange w:id="61" w:author="studentcoll" w:date="2026-10-09T08:58:00Z">
              <w:rPr>
                <w:lang w:val="en-US"/>
              </w:rPr>
            </w:rPrChange>
          </w:rPr>
          <w:t xml:space="preserve"> </w:t>
        </w:r>
        <w:r w:rsidR="007C2EE0">
          <w:t xml:space="preserve">разделял эти обязанности на методы </w:t>
        </w:r>
        <w:proofErr w:type="spellStart"/>
        <w:r w:rsidR="007C2EE0">
          <w:rPr>
            <w:lang w:val="en-US"/>
          </w:rPr>
          <w:t>ConfigureService</w:t>
        </w:r>
        <w:proofErr w:type="spellEnd"/>
        <w:r w:rsidR="007C2EE0" w:rsidRPr="007C2EE0">
          <w:rPr>
            <w:rPrChange w:id="62" w:author="studentcoll" w:date="2026-10-09T08:58:00Z">
              <w:rPr>
                <w:lang w:val="en-US"/>
              </w:rPr>
            </w:rPrChange>
          </w:rPr>
          <w:t xml:space="preserve"> </w:t>
        </w:r>
        <w:r w:rsidR="007C2EE0">
          <w:t xml:space="preserve">и </w:t>
        </w:r>
        <w:r w:rsidR="007C2EE0">
          <w:rPr>
            <w:lang w:val="en-US"/>
          </w:rPr>
          <w:t>Configure</w:t>
        </w:r>
        <w:r w:rsidR="007C2EE0">
          <w:t xml:space="preserve">, обеспечивая более явное разделение </w:t>
        </w:r>
        <w:proofErr w:type="spellStart"/>
        <w:r w:rsidR="007C2EE0">
          <w:t>ответстенности</w:t>
        </w:r>
        <w:proofErr w:type="spellEnd"/>
        <w:r w:rsidR="007C2EE0">
          <w:t xml:space="preserve">. </w:t>
        </w:r>
        <w:r w:rsidR="007C2EE0">
          <w:rPr>
            <w:lang w:val="en-US"/>
          </w:rPr>
          <w:t>M</w:t>
        </w:r>
      </w:ins>
      <w:ins w:id="63" w:author="studentcoll" w:date="2026-10-09T08:59:00Z">
        <w:r w:rsidR="007C2EE0">
          <w:rPr>
            <w:lang w:val="en-US"/>
          </w:rPr>
          <w:t>inimal</w:t>
        </w:r>
        <w:r w:rsidR="007C2EE0" w:rsidRPr="007C2EE0">
          <w:rPr>
            <w:rPrChange w:id="64" w:author="studentcoll" w:date="2026-10-09T08:59:00Z">
              <w:rPr>
                <w:lang w:val="en-US"/>
              </w:rPr>
            </w:rPrChange>
          </w:rPr>
          <w:t xml:space="preserve"> </w:t>
        </w:r>
        <w:r w:rsidR="007C2EE0">
          <w:rPr>
            <w:lang w:val="en-US"/>
          </w:rPr>
          <w:t>Hosting</w:t>
        </w:r>
        <w:r w:rsidR="007C2EE0" w:rsidRPr="007C2EE0">
          <w:rPr>
            <w:rPrChange w:id="65" w:author="studentcoll" w:date="2026-10-09T08:59:00Z">
              <w:rPr>
                <w:lang w:val="en-US"/>
              </w:rPr>
            </w:rPrChange>
          </w:rPr>
          <w:t xml:space="preserve"> </w:t>
        </w:r>
        <w:r w:rsidR="007C2EE0">
          <w:t xml:space="preserve">использует состояние и конфигурацию, тогда как </w:t>
        </w:r>
        <w:r w:rsidR="007C2EE0">
          <w:rPr>
            <w:lang w:val="en-US"/>
          </w:rPr>
          <w:t>Startup</w:t>
        </w:r>
        <w:r w:rsidR="007C2EE0" w:rsidRPr="007C2EE0">
          <w:rPr>
            <w:rPrChange w:id="66" w:author="studentcoll" w:date="2026-10-09T08:59:00Z">
              <w:rPr>
                <w:lang w:val="en-US"/>
              </w:rPr>
            </w:rPrChange>
          </w:rPr>
          <w:t xml:space="preserve"> </w:t>
        </w:r>
        <w:r w:rsidR="007C2EE0">
          <w:t>требует явного класса.</w:t>
        </w:r>
        <w:r w:rsidR="007C2EE0" w:rsidRPr="007C2EE0">
          <w:rPr>
            <w:rPrChange w:id="67" w:author="studentcoll" w:date="2026-10-09T08:59:00Z">
              <w:rPr>
                <w:lang w:val="en-US"/>
              </w:rPr>
            </w:rPrChange>
          </w:rPr>
          <w:t xml:space="preserve"> </w:t>
        </w:r>
      </w:ins>
      <w:del w:id="68" w:author="studentcoll" w:date="2026-10-09T08:59:00Z">
        <w:r w:rsidDel="007C2EE0">
          <w:delText>В</w:delText>
        </w:r>
        <w:r w:rsidRPr="00245E3E" w:rsidDel="007C2EE0">
          <w:rPr>
            <w:rPrChange w:id="69" w:author="studentcoll" w:date="2026-10-09T08:53:00Z">
              <w:rPr>
                <w:lang w:val="en-US"/>
              </w:rPr>
            </w:rPrChange>
          </w:rPr>
          <w:delText xml:space="preserve"> </w:delText>
        </w:r>
        <w:r w:rsidDel="007C2EE0">
          <w:delText>чём</w:delText>
        </w:r>
        <w:r w:rsidRPr="00245E3E" w:rsidDel="007C2EE0">
          <w:rPr>
            <w:rPrChange w:id="70" w:author="studentcoll" w:date="2026-10-09T08:53:00Z">
              <w:rPr>
                <w:lang w:val="en-US"/>
              </w:rPr>
            </w:rPrChange>
          </w:rPr>
          <w:delText xml:space="preserve"> </w:delText>
        </w:r>
        <w:r w:rsidDel="007C2EE0">
          <w:delText>разница</w:delText>
        </w:r>
        <w:r w:rsidRPr="00245E3E" w:rsidDel="007C2EE0">
          <w:rPr>
            <w:rPrChange w:id="71" w:author="studentcoll" w:date="2026-10-09T08:53:00Z">
              <w:rPr>
                <w:lang w:val="en-US"/>
              </w:rPr>
            </w:rPrChange>
          </w:rPr>
          <w:delText xml:space="preserve"> </w:delText>
        </w:r>
        <w:r w:rsidDel="007C2EE0">
          <w:delText>между</w:delText>
        </w:r>
        <w:r w:rsidRPr="00245E3E" w:rsidDel="007C2EE0">
          <w:rPr>
            <w:rPrChange w:id="72" w:author="studentcoll" w:date="2026-10-09T08:53:00Z">
              <w:rPr>
                <w:lang w:val="en-US"/>
              </w:rPr>
            </w:rPrChange>
          </w:rPr>
          <w:delText xml:space="preserve"> </w:delText>
        </w:r>
        <w:r w:rsidRPr="008538AD" w:rsidDel="007C2EE0">
          <w:rPr>
            <w:lang w:val="en-US"/>
          </w:rPr>
          <w:delText>WebApplication</w:delText>
        </w:r>
        <w:r w:rsidRPr="00245E3E" w:rsidDel="007C2EE0">
          <w:rPr>
            <w:rPrChange w:id="73" w:author="studentcoll" w:date="2026-10-09T08:53:00Z">
              <w:rPr>
                <w:lang w:val="en-US"/>
              </w:rPr>
            </w:rPrChange>
          </w:rPr>
          <w:delText>.</w:delText>
        </w:r>
        <w:r w:rsidRPr="008538AD" w:rsidDel="007C2EE0">
          <w:rPr>
            <w:lang w:val="en-US"/>
          </w:rPr>
          <w:delText>CreateBuilder</w:delText>
        </w:r>
        <w:r w:rsidRPr="00245E3E" w:rsidDel="007C2EE0">
          <w:rPr>
            <w:rPrChange w:id="74" w:author="studentcoll" w:date="2026-10-09T08:53:00Z">
              <w:rPr>
                <w:lang w:val="en-US"/>
              </w:rPr>
            </w:rPrChange>
          </w:rPr>
          <w:delText>() (</w:delText>
        </w:r>
        <w:r w:rsidRPr="008538AD" w:rsidDel="007C2EE0">
          <w:rPr>
            <w:lang w:val="en-US"/>
          </w:rPr>
          <w:delText>Minimal</w:delText>
        </w:r>
        <w:r w:rsidRPr="00245E3E" w:rsidDel="007C2EE0">
          <w:rPr>
            <w:rPrChange w:id="75" w:author="studentcoll" w:date="2026-10-09T08:53:00Z">
              <w:rPr>
                <w:lang w:val="en-US"/>
              </w:rPr>
            </w:rPrChange>
          </w:rPr>
          <w:delText xml:space="preserve"> </w:delText>
        </w:r>
        <w:r w:rsidRPr="008538AD" w:rsidDel="007C2EE0">
          <w:rPr>
            <w:lang w:val="en-US"/>
          </w:rPr>
          <w:delText>Hosting</w:delText>
        </w:r>
        <w:r w:rsidRPr="00245E3E" w:rsidDel="007C2EE0">
          <w:rPr>
            <w:rPrChange w:id="76" w:author="studentcoll" w:date="2026-10-09T08:53:00Z">
              <w:rPr>
                <w:lang w:val="en-US"/>
              </w:rPr>
            </w:rPrChange>
          </w:rPr>
          <w:delText xml:space="preserve">) </w:delText>
        </w:r>
        <w:r w:rsidDel="007C2EE0">
          <w:delText>и</w:delText>
        </w:r>
        <w:r w:rsidRPr="00245E3E" w:rsidDel="007C2EE0">
          <w:rPr>
            <w:rPrChange w:id="77" w:author="studentcoll" w:date="2026-10-09T08:53:00Z">
              <w:rPr>
                <w:lang w:val="en-US"/>
              </w:rPr>
            </w:rPrChange>
          </w:rPr>
          <w:delText xml:space="preserve"> </w:delText>
        </w:r>
        <w:r w:rsidDel="007C2EE0">
          <w:delText>классическим</w:delText>
        </w:r>
        <w:r w:rsidRPr="00245E3E" w:rsidDel="007C2EE0">
          <w:rPr>
            <w:rPrChange w:id="78" w:author="studentcoll" w:date="2026-10-09T08:53:00Z">
              <w:rPr>
                <w:lang w:val="en-US"/>
              </w:rPr>
            </w:rPrChange>
          </w:rPr>
          <w:delText xml:space="preserve"> </w:delText>
        </w:r>
        <w:r w:rsidRPr="008538AD" w:rsidDel="007C2EE0">
          <w:rPr>
            <w:lang w:val="en-US"/>
          </w:rPr>
          <w:delText>Startup</w:delText>
        </w:r>
        <w:r w:rsidRPr="00245E3E" w:rsidDel="007C2EE0">
          <w:rPr>
            <w:rPrChange w:id="79" w:author="studentcoll" w:date="2026-10-09T08:53:00Z">
              <w:rPr>
                <w:lang w:val="en-US"/>
              </w:rPr>
            </w:rPrChange>
          </w:rPr>
          <w:delText>.</w:delText>
        </w:r>
        <w:r w:rsidRPr="008538AD" w:rsidDel="007C2EE0">
          <w:rPr>
            <w:lang w:val="en-US"/>
          </w:rPr>
          <w:delText>cs</w:delText>
        </w:r>
        <w:r w:rsidRPr="00245E3E" w:rsidDel="007C2EE0">
          <w:rPr>
            <w:rPrChange w:id="80" w:author="studentcoll" w:date="2026-10-09T08:53:00Z">
              <w:rPr>
                <w:lang w:val="en-US"/>
              </w:rPr>
            </w:rPrChange>
          </w:rPr>
          <w:delText xml:space="preserve">? </w:delText>
        </w:r>
        <w:r w:rsidDel="007C2EE0">
          <w:delText>Приведите пример кода Minimal Hosting с одним endpoint.</w:delText>
        </w:r>
      </w:del>
      <w:r>
        <w:br/>
      </w:r>
      <w:r>
        <w:br/>
      </w:r>
      <w:proofErr w:type="gramStart"/>
      <w:r>
        <w:t>A4 Перечислите</w:t>
      </w:r>
      <w:proofErr w:type="gramEnd"/>
      <w:r>
        <w:t xml:space="preserve"> основные этапы жизненного цикла HTTP-запроса в </w:t>
      </w:r>
      <w:hyperlink r:id="rId5" w:tgtFrame="_blank" w:history="1">
        <w:r>
          <w:rPr>
            <w:rStyle w:val="a4"/>
          </w:rPr>
          <w:t>ASP.NET</w:t>
        </w:r>
      </w:hyperlink>
      <w:r>
        <w:t xml:space="preserve">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→ </w:t>
      </w:r>
      <w:proofErr w:type="spellStart"/>
      <w:r>
        <w:t>Routing</w:t>
      </w:r>
      <w:proofErr w:type="spellEnd"/>
      <w:r>
        <w:t xml:space="preserve"> → </w:t>
      </w:r>
      <w:proofErr w:type="spellStart"/>
      <w:r>
        <w:t>Endpoint</w:t>
      </w:r>
      <w:proofErr w:type="spellEnd"/>
      <w:r>
        <w:t xml:space="preserve"> → </w:t>
      </w:r>
      <w:proofErr w:type="spellStart"/>
      <w:r>
        <w:t>Filters</w:t>
      </w:r>
      <w:proofErr w:type="spellEnd"/>
      <w:r>
        <w:t xml:space="preserve"> → </w:t>
      </w:r>
      <w:proofErr w:type="spellStart"/>
      <w:r>
        <w:t>Action</w:t>
      </w:r>
      <w:proofErr w:type="spellEnd"/>
      <w:r>
        <w:t xml:space="preserve"> → </w:t>
      </w:r>
      <w:proofErr w:type="spellStart"/>
      <w:r>
        <w:t>Result</w:t>
      </w:r>
      <w:proofErr w:type="spellEnd"/>
      <w:r>
        <w:t xml:space="preserve">). Где в этой цепочке выполняется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?</w:t>
      </w:r>
    </w:p>
    <w:p w14:paraId="6C356E1F" w14:textId="77777777" w:rsidR="007C2EE0" w:rsidRDefault="007C2EE0" w:rsidP="008538AD">
      <w:pPr>
        <w:pStyle w:val="a3"/>
        <w:rPr>
          <w:ins w:id="81" w:author="studentcoll" w:date="2026-10-09T09:04:00Z"/>
        </w:rPr>
      </w:pPr>
      <w:proofErr w:type="gramStart"/>
      <w:ins w:id="82" w:author="studentcoll" w:date="2026-10-09T09:01:00Z">
        <w:r>
          <w:rPr>
            <w:lang w:val="en-US"/>
          </w:rPr>
          <w:t>Model</w:t>
        </w:r>
        <w:r w:rsidRPr="007C2EE0">
          <w:rPr>
            <w:rPrChange w:id="83" w:author="studentcoll" w:date="2026-10-09T09:01:00Z">
              <w:rPr>
                <w:lang w:val="en-US"/>
              </w:rPr>
            </w:rPrChange>
          </w:rPr>
          <w:t xml:space="preserve">  </w:t>
        </w:r>
        <w:r>
          <w:rPr>
            <w:lang w:val="en-US"/>
          </w:rPr>
          <w:t>Binding</w:t>
        </w:r>
        <w:proofErr w:type="gramEnd"/>
        <w:r w:rsidRPr="007C2EE0">
          <w:rPr>
            <w:rPrChange w:id="84" w:author="studentcoll" w:date="2026-10-09T09:01:00Z">
              <w:rPr>
                <w:lang w:val="en-US"/>
              </w:rPr>
            </w:rPrChange>
          </w:rPr>
          <w:t xml:space="preserve"> </w:t>
        </w:r>
        <w:r>
          <w:t xml:space="preserve">выполняется после </w:t>
        </w:r>
        <w:r>
          <w:rPr>
            <w:lang w:val="en-US"/>
          </w:rPr>
          <w:t>Routing</w:t>
        </w:r>
        <w:r>
          <w:t xml:space="preserve">, но перед </w:t>
        </w:r>
        <w:r>
          <w:rPr>
            <w:lang w:val="en-US"/>
          </w:rPr>
          <w:t>Action</w:t>
        </w:r>
        <w:r w:rsidRPr="007C2EE0">
          <w:rPr>
            <w:rPrChange w:id="85" w:author="studentcoll" w:date="2026-10-09T09:01:00Z">
              <w:rPr>
                <w:lang w:val="en-US"/>
              </w:rPr>
            </w:rPrChange>
          </w:rPr>
          <w:t xml:space="preserve"> </w:t>
        </w:r>
        <w:r>
          <w:t>–</w:t>
        </w:r>
        <w:r w:rsidRPr="007C2EE0">
          <w:rPr>
            <w:rPrChange w:id="86" w:author="studentcoll" w:date="2026-10-09T09:01:00Z">
              <w:rPr>
                <w:lang w:val="en-US"/>
              </w:rPr>
            </w:rPrChange>
          </w:rPr>
          <w:t xml:space="preserve"> </w:t>
        </w:r>
        <w:r>
          <w:t>он извлекает данные из запроса (</w:t>
        </w:r>
        <w:r>
          <w:rPr>
            <w:lang w:val="en-US"/>
          </w:rPr>
          <w:t>route</w:t>
        </w:r>
        <w:r w:rsidRPr="007C2EE0">
          <w:rPr>
            <w:rPrChange w:id="87" w:author="studentcoll" w:date="2026-10-09T09:01:00Z">
              <w:rPr>
                <w:lang w:val="en-US"/>
              </w:rPr>
            </w:rPrChange>
          </w:rPr>
          <w:t xml:space="preserve">, </w:t>
        </w:r>
        <w:r>
          <w:rPr>
            <w:lang w:val="en-US"/>
          </w:rPr>
          <w:t>query</w:t>
        </w:r>
        <w:r w:rsidRPr="007C2EE0">
          <w:rPr>
            <w:rPrChange w:id="88" w:author="studentcoll" w:date="2026-10-09T09:01:00Z">
              <w:rPr>
                <w:lang w:val="en-US"/>
              </w:rPr>
            </w:rPrChange>
          </w:rPr>
          <w:t xml:space="preserve">, </w:t>
        </w:r>
        <w:r>
          <w:rPr>
            <w:lang w:val="en-US"/>
          </w:rPr>
          <w:t>body</w:t>
        </w:r>
        <w:r>
          <w:t>) и преобразует</w:t>
        </w:r>
      </w:ins>
      <w:ins w:id="89" w:author="studentcoll" w:date="2026-10-09T09:02:00Z">
        <w:r>
          <w:t xml:space="preserve"> их в параметры метода действия</w:t>
        </w:r>
      </w:ins>
      <w:ins w:id="90" w:author="studentcoll" w:date="2026-10-09T09:04:00Z">
        <w:r>
          <w:t>.</w:t>
        </w:r>
      </w:ins>
      <w:r w:rsidR="008538AD">
        <w:br/>
      </w:r>
      <w:r w:rsidR="008538AD">
        <w:br/>
        <w:t xml:space="preserve">A5 Что такое «API </w:t>
      </w:r>
      <w:proofErr w:type="spellStart"/>
      <w:r w:rsidR="008538AD">
        <w:t>Baseline</w:t>
      </w:r>
      <w:proofErr w:type="spellEnd"/>
      <w:r w:rsidR="008538AD">
        <w:t xml:space="preserve">» (базовая версия API) и зачем фиксировать базовый контракт API перед развитием версий? Приведите пример </w:t>
      </w:r>
      <w:proofErr w:type="spellStart"/>
      <w:r w:rsidR="008538AD">
        <w:t>breaking</w:t>
      </w:r>
      <w:proofErr w:type="spellEnd"/>
      <w:r w:rsidR="008538AD">
        <w:t xml:space="preserve"> </w:t>
      </w:r>
      <w:proofErr w:type="spellStart"/>
      <w:r w:rsidR="008538AD">
        <w:t>change</w:t>
      </w:r>
      <w:proofErr w:type="spellEnd"/>
      <w:r w:rsidR="008538AD">
        <w:t>.</w:t>
      </w:r>
    </w:p>
    <w:p w14:paraId="02C126C1" w14:textId="639E591E" w:rsidR="008538AD" w:rsidRDefault="007C2EE0" w:rsidP="008538AD">
      <w:pPr>
        <w:pStyle w:val="a3"/>
        <w:rPr>
          <w:ins w:id="91" w:author="studentcoll" w:date="2026-10-09T09:14:00Z"/>
        </w:rPr>
      </w:pPr>
      <w:ins w:id="92" w:author="studentcoll" w:date="2026-10-09T09:04:00Z">
        <w:r>
          <w:rPr>
            <w:lang w:val="en-US"/>
          </w:rPr>
          <w:t>API</w:t>
        </w:r>
        <w:r w:rsidRPr="007C2EE0">
          <w:rPr>
            <w:rPrChange w:id="93" w:author="studentcoll" w:date="2026-10-09T09:0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Basel</w:t>
        </w:r>
      </w:ins>
      <w:ins w:id="94" w:author="studentcoll" w:date="2026-10-09T09:05:00Z">
        <w:r>
          <w:rPr>
            <w:lang w:val="en-US"/>
          </w:rPr>
          <w:t>ine</w:t>
        </w:r>
        <w:r w:rsidRPr="007C2EE0">
          <w:rPr>
            <w:rPrChange w:id="95" w:author="studentcoll" w:date="2026-10-09T09:05:00Z">
              <w:rPr>
                <w:lang w:val="en-US"/>
              </w:rPr>
            </w:rPrChange>
          </w:rPr>
          <w:t xml:space="preserve"> </w:t>
        </w:r>
        <w:r>
          <w:t>–</w:t>
        </w:r>
        <w:r w:rsidRPr="007C2EE0">
          <w:rPr>
            <w:rPrChange w:id="96" w:author="studentcoll" w:date="2026-10-09T09:05:00Z">
              <w:rPr>
                <w:lang w:val="en-US"/>
              </w:rPr>
            </w:rPrChange>
          </w:rPr>
          <w:t xml:space="preserve"> </w:t>
        </w:r>
        <w:r>
          <w:t xml:space="preserve">это спецификация контракта служит эталоном для контроля изменения. </w:t>
        </w:r>
        <w:r>
          <w:rPr>
            <w:lang w:val="en-US"/>
          </w:rPr>
          <w:t>Baseline</w:t>
        </w:r>
        <w:r w:rsidRPr="007C2EE0">
          <w:rPr>
            <w:rPrChange w:id="97" w:author="studentcoll" w:date="2026-10-09T09:05:00Z">
              <w:rPr>
                <w:lang w:val="en-US"/>
              </w:rPr>
            </w:rPrChange>
          </w:rPr>
          <w:t xml:space="preserve"> </w:t>
        </w:r>
        <w:r>
          <w:t xml:space="preserve">позволяет автоматически обнаруживать </w:t>
        </w:r>
        <w:r>
          <w:rPr>
            <w:lang w:val="en-US"/>
          </w:rPr>
          <w:t>bre</w:t>
        </w:r>
      </w:ins>
      <w:ins w:id="98" w:author="studentcoll" w:date="2026-10-09T09:06:00Z">
        <w:r>
          <w:rPr>
            <w:lang w:val="en-US"/>
          </w:rPr>
          <w:t>aking</w:t>
        </w:r>
        <w:r w:rsidRPr="007C2EE0">
          <w:rPr>
            <w:rPrChange w:id="99" w:author="studentcoll" w:date="2026-10-09T09:0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changes</w:t>
        </w:r>
        <w:r w:rsidRPr="007C2EE0">
          <w:rPr>
            <w:rPrChange w:id="100" w:author="studentcoll" w:date="2026-10-09T09:06:00Z">
              <w:rPr>
                <w:lang w:val="en-US"/>
              </w:rPr>
            </w:rPrChange>
          </w:rPr>
          <w:t xml:space="preserve"> </w:t>
        </w:r>
        <w:r>
          <w:t xml:space="preserve">в </w:t>
        </w:r>
        <w:r>
          <w:rPr>
            <w:lang w:val="en-US"/>
          </w:rPr>
          <w:t>CI</w:t>
        </w:r>
        <w:r w:rsidRPr="007C2EE0">
          <w:rPr>
            <w:rPrChange w:id="101" w:author="studentcoll" w:date="2026-10-09T09:06:00Z">
              <w:rPr>
                <w:lang w:val="en-US"/>
              </w:rPr>
            </w:rPrChange>
          </w:rPr>
          <w:t xml:space="preserve"> </w:t>
        </w:r>
        <w:r>
          <w:t>для предотвращения поломки.</w:t>
        </w:r>
      </w:ins>
      <w:r w:rsidR="008538AD">
        <w:br/>
      </w:r>
      <w:r w:rsidR="008538AD">
        <w:br/>
        <w:t>---</w:t>
      </w:r>
      <w:r w:rsidR="008538AD">
        <w:br/>
      </w:r>
      <w:r w:rsidR="008538AD">
        <w:br/>
        <w:t xml:space="preserve">Часть B. Практические задания </w:t>
      </w:r>
      <w:r w:rsidR="008538AD">
        <w:br/>
      </w:r>
      <w:r w:rsidR="008538AD">
        <w:br/>
        <w:t xml:space="preserve">Задание B1. </w:t>
      </w:r>
      <w:proofErr w:type="spellStart"/>
      <w:r w:rsidR="008538AD">
        <w:t>Minimal</w:t>
      </w:r>
      <w:proofErr w:type="spellEnd"/>
      <w:r w:rsidR="008538AD">
        <w:t xml:space="preserve"> </w:t>
      </w:r>
      <w:proofErr w:type="spellStart"/>
      <w:r w:rsidR="008538AD">
        <w:t>Hosting</w:t>
      </w:r>
      <w:proofErr w:type="spellEnd"/>
      <w:r w:rsidR="008538AD">
        <w:t xml:space="preserve"> + </w:t>
      </w:r>
      <w:proofErr w:type="spellStart"/>
      <w:r w:rsidR="008538AD">
        <w:t>OpenAPI</w:t>
      </w:r>
      <w:proofErr w:type="spellEnd"/>
      <w:r w:rsidR="008538AD">
        <w:t xml:space="preserve"> </w:t>
      </w:r>
      <w:r w:rsidR="008538AD">
        <w:br/>
      </w:r>
      <w:r w:rsidR="008538AD">
        <w:br/>
        <w:t xml:space="preserve">Напишите </w:t>
      </w:r>
      <w:proofErr w:type="spellStart"/>
      <w:r w:rsidR="008538AD">
        <w:t>Program.cs</w:t>
      </w:r>
      <w:proofErr w:type="spellEnd"/>
      <w:r w:rsidR="008538AD">
        <w:t xml:space="preserve"> минимального </w:t>
      </w:r>
      <w:proofErr w:type="spellStart"/>
      <w:r w:rsidR="008538AD">
        <w:t>Web</w:t>
      </w:r>
      <w:proofErr w:type="spellEnd"/>
      <w:r w:rsidR="008538AD">
        <w:t xml:space="preserve"> API, который:</w:t>
      </w:r>
      <w:r w:rsidR="008538AD">
        <w:br/>
      </w:r>
      <w:r w:rsidR="008538AD">
        <w:br/>
        <w:t xml:space="preserve">1. Регистрирует </w:t>
      </w:r>
      <w:proofErr w:type="spellStart"/>
      <w:r w:rsidR="008538AD">
        <w:t>OpenAPI</w:t>
      </w:r>
      <w:proofErr w:type="spellEnd"/>
      <w:r w:rsidR="008538AD">
        <w:t>-документ (</w:t>
      </w:r>
      <w:proofErr w:type="spellStart"/>
      <w:r w:rsidR="008538AD">
        <w:t>AddOpenApi</w:t>
      </w:r>
      <w:proofErr w:type="spellEnd"/>
      <w:r w:rsidR="008538AD">
        <w:t xml:space="preserve"> / </w:t>
      </w:r>
      <w:proofErr w:type="spellStart"/>
      <w:r w:rsidR="008538AD">
        <w:t>AddEndpointsApiExplorer</w:t>
      </w:r>
      <w:proofErr w:type="spellEnd"/>
      <w:r w:rsidR="008538AD">
        <w:t xml:space="preserve"> + </w:t>
      </w:r>
      <w:proofErr w:type="spellStart"/>
      <w:r w:rsidR="008538AD">
        <w:t>AddSwaggerGen</w:t>
      </w:r>
      <w:proofErr w:type="spellEnd"/>
      <w:r w:rsidR="008538AD">
        <w:t xml:space="preserve"> — на ваш выбор).</w:t>
      </w:r>
      <w:r w:rsidR="008538AD">
        <w:br/>
        <w:t xml:space="preserve">2. Поднимает </w:t>
      </w:r>
      <w:proofErr w:type="spellStart"/>
      <w:r w:rsidR="008538AD">
        <w:t>middleware</w:t>
      </w:r>
      <w:proofErr w:type="spellEnd"/>
      <w:r w:rsidR="008538AD">
        <w:t xml:space="preserve"> для генерации </w:t>
      </w:r>
      <w:proofErr w:type="spellStart"/>
      <w:r w:rsidR="008538AD">
        <w:t>OpenAPI</w:t>
      </w:r>
      <w:proofErr w:type="spellEnd"/>
      <w:r w:rsidR="008538AD">
        <w:t xml:space="preserve"> и UI.</w:t>
      </w:r>
      <w:r w:rsidR="008538AD">
        <w:br/>
        <w:t xml:space="preserve">3. Определяет </w:t>
      </w:r>
      <w:proofErr w:type="spellStart"/>
      <w:r w:rsidR="008538AD">
        <w:t>endpoint</w:t>
      </w:r>
      <w:proofErr w:type="spellEnd"/>
      <w:r w:rsidR="008538AD">
        <w:t xml:space="preserve"> GET /</w:t>
      </w:r>
      <w:proofErr w:type="spellStart"/>
      <w:r w:rsidR="008538AD">
        <w:t>api</w:t>
      </w:r>
      <w:proofErr w:type="spellEnd"/>
      <w:r w:rsidR="008538AD">
        <w:t>/</w:t>
      </w:r>
      <w:proofErr w:type="spellStart"/>
      <w:r w:rsidR="008538AD">
        <w:t>products</w:t>
      </w:r>
      <w:proofErr w:type="spellEnd"/>
      <w:r w:rsidR="008538AD">
        <w:t>/{</w:t>
      </w:r>
      <w:proofErr w:type="spellStart"/>
      <w:r w:rsidR="008538AD">
        <w:t>id:int</w:t>
      </w:r>
      <w:proofErr w:type="spellEnd"/>
      <w:r w:rsidR="008538AD">
        <w:t>} с [</w:t>
      </w:r>
      <w:proofErr w:type="spellStart"/>
      <w:r w:rsidR="008538AD">
        <w:t>ProducesResponseType</w:t>
      </w:r>
      <w:proofErr w:type="spellEnd"/>
      <w:r w:rsidR="008538AD">
        <w:t xml:space="preserve">]-подобной аннотацией (для </w:t>
      </w:r>
      <w:proofErr w:type="spellStart"/>
      <w:r w:rsidR="008538AD">
        <w:t>Minimal</w:t>
      </w:r>
      <w:proofErr w:type="spellEnd"/>
      <w:r w:rsidR="008538AD">
        <w:t xml:space="preserve"> API используйте .</w:t>
      </w:r>
      <w:proofErr w:type="spellStart"/>
      <w:r w:rsidR="008538AD">
        <w:t>Produces</w:t>
      </w:r>
      <w:proofErr w:type="spellEnd"/>
      <w:r w:rsidR="008538AD">
        <w:t xml:space="preserve">&lt;&gt;()), возвращающий </w:t>
      </w:r>
      <w:proofErr w:type="spellStart"/>
      <w:r w:rsidR="008538AD">
        <w:t>ProductDto</w:t>
      </w:r>
      <w:proofErr w:type="spellEnd"/>
      <w:r w:rsidR="008538AD">
        <w:t>.</w:t>
      </w:r>
      <w:r w:rsidR="008538AD">
        <w:br/>
        <w:t>4. Корректно обрабатывает случай, когда товар не найден (404).</w:t>
      </w:r>
    </w:p>
    <w:p w14:paraId="4CCDCBA2" w14:textId="38A54932" w:rsidR="00A96514" w:rsidRDefault="00A96514" w:rsidP="008538AD">
      <w:pPr>
        <w:pStyle w:val="a3"/>
      </w:pPr>
      <w:ins w:id="102" w:author="studentcoll" w:date="2026-10-09T09:14:00Z">
        <w:r>
          <w:rPr>
            <w:noProof/>
          </w:rPr>
          <w:lastRenderedPageBreak/>
          <w:drawing>
            <wp:inline distT="0" distB="0" distL="0" distR="0" wp14:anchorId="37F5DD3B" wp14:editId="6E34E0A5">
              <wp:extent cx="3951316" cy="3543300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6"/>
                      <a:srcRect l="2886" t="5702" r="67611" b="47264"/>
                      <a:stretch/>
                    </pic:blipFill>
                    <pic:spPr bwMode="auto">
                      <a:xfrm>
                        <a:off x="0" y="0"/>
                        <a:ext cx="3983039" cy="357174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3F8297F0" w14:textId="7BEF893B" w:rsidR="008538AD" w:rsidRDefault="008538AD" w:rsidP="008538AD">
      <w:pPr>
        <w:spacing w:before="100" w:beforeAutospacing="1" w:after="100" w:afterAutospacing="1" w:line="240" w:lineRule="auto"/>
        <w:rPr>
          <w:ins w:id="103" w:author="studentcoll" w:date="2026-10-09T09:09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B2.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кэширование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Реализуйте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}, который: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Возвращает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ProductDto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заголовком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на основе хэша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UpdatedAt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При наличии у клиента заголовка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If-None-Match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 же значением возвращает 304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Modified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тела.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Покажите код и кратко поясните, почему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ETag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стабильным для одного и того же состояния ресурса.</w:t>
      </w:r>
    </w:p>
    <w:p w14:paraId="2F70A268" w14:textId="0F1340EF" w:rsidR="00A96514" w:rsidRDefault="00A96514" w:rsidP="008538AD">
      <w:pPr>
        <w:spacing w:before="100" w:beforeAutospacing="1" w:after="100" w:afterAutospacing="1" w:line="240" w:lineRule="auto"/>
        <w:rPr>
          <w:ins w:id="104" w:author="studentcoll" w:date="2026-10-09T09:1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AEB96F" w14:textId="19435633" w:rsidR="00A96514" w:rsidRPr="008538AD" w:rsidRDefault="00A96514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05" w:author="studentcoll" w:date="2026-10-09T09:10:00Z">
        <w:r>
          <w:rPr>
            <w:noProof/>
          </w:rPr>
          <w:drawing>
            <wp:inline distT="0" distB="0" distL="0" distR="0" wp14:anchorId="474EAEA8" wp14:editId="7BEEF456">
              <wp:extent cx="4701012" cy="2552700"/>
              <wp:effectExtent l="0" t="0" r="4445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7"/>
                      <a:srcRect l="4971" t="3990" r="65206" b="67218"/>
                      <a:stretch/>
                    </pic:blipFill>
                    <pic:spPr bwMode="auto">
                      <a:xfrm>
                        <a:off x="0" y="0"/>
                        <a:ext cx="4727816" cy="25672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236982E" w14:textId="4C8BA27D" w:rsidR="008538AD" w:rsidRPr="00A96514" w:rsidRDefault="00A96514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:rPrChange w:id="106" w:author="studentcoll" w:date="2026-10-09T09:10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proofErr w:type="spellStart"/>
      <w:ins w:id="107" w:author="studentcoll" w:date="2026-10-09T09:10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lastRenderedPageBreak/>
          <w:t>Etag</w:t>
        </w:r>
        <w:proofErr w:type="spellEnd"/>
        <w:r w:rsidRPr="00A96514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8" w:author="studentcoll" w:date="2026-10-09T09:10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должен быть стабильным для </w:t>
        </w:r>
      </w:ins>
      <w:ins w:id="109" w:author="studentcoll" w:date="2026-10-09T09:11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одного состояния ресурса, чтобы клиент мог корректно кэшировать ответ</w:t>
        </w:r>
      </w:ins>
    </w:p>
    <w:p w14:paraId="137901A4" w14:textId="23E58248" w:rsidR="008538AD" w:rsidRDefault="008538AD" w:rsidP="008538AD">
      <w:pPr>
        <w:spacing w:before="100" w:beforeAutospacing="1" w:after="100" w:afterAutospacing="1" w:line="240" w:lineRule="auto"/>
        <w:rPr>
          <w:ins w:id="110" w:author="studentcoll" w:date="2026-10-09T09:12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B3.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Binding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DTO +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 контроллер MVC/API. Требуется: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Создать DTO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CreateProductDto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(обязательное, 3–50 символов),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0),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, &gt; 0).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Применить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DataAnnotations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-атрибуты.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В действии контроллера использовать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ApiController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] +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FromBody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проверить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ModelState.IsValid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Вернуть </w:t>
      </w:r>
      <w:proofErr w:type="spellStart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ValidationProblem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ModelState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ошибке.</w:t>
      </w:r>
    </w:p>
    <w:p w14:paraId="36C3DB13" w14:textId="1189AE6C" w:rsidR="00A96514" w:rsidRDefault="00A96514" w:rsidP="008538AD">
      <w:pPr>
        <w:spacing w:before="100" w:beforeAutospacing="1" w:after="100" w:afterAutospacing="1" w:line="240" w:lineRule="auto"/>
        <w:rPr>
          <w:ins w:id="111" w:author="studentcoll" w:date="2026-10-09T09:12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12" w:author="studentcoll" w:date="2026-10-09T09:15:00Z">
        <w:r>
          <w:rPr>
            <w:noProof/>
          </w:rPr>
          <w:drawing>
            <wp:inline distT="0" distB="0" distL="0" distR="0" wp14:anchorId="69F5285E" wp14:editId="3A62DB87">
              <wp:extent cx="3752850" cy="3712713"/>
              <wp:effectExtent l="0" t="0" r="0" b="254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8"/>
                      <a:srcRect l="4490" t="4561" r="65527" b="42703"/>
                      <a:stretch/>
                    </pic:blipFill>
                    <pic:spPr bwMode="auto">
                      <a:xfrm>
                        <a:off x="0" y="0"/>
                        <a:ext cx="3767552" cy="372725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4009FB5A" w14:textId="77777777" w:rsidR="00A96514" w:rsidRDefault="00A96514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01DAE9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 DTO</w:t>
      </w:r>
    </w:p>
    <w:p w14:paraId="65380D2F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CreateProductDto</w:t>
      </w:r>
      <w:proofErr w:type="spellEnd"/>
    </w:p>
    <w:p w14:paraId="325EBD89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7799F51A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</w:p>
    <w:p w14:paraId="685CD975" w14:textId="77777777" w:rsidR="008538AD" w:rsidRPr="00245E3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3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4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4D0F56D0" w14:textId="77777777" w:rsidR="008538AD" w:rsidRPr="00245E3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5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60824652" w14:textId="77777777" w:rsidR="008538AD" w:rsidRPr="00245E3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6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7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lastRenderedPageBreak/>
        <w:t xml:space="preserve">//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</w:t>
      </w:r>
    </w:p>
    <w:p w14:paraId="00D0B30D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14:paraId="6171A57B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[Route("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/products")]</w:t>
      </w:r>
    </w:p>
    <w:p w14:paraId="5FE63C85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ProductsController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: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ControllerBase</w:t>
      </w:r>
      <w:proofErr w:type="spellEnd"/>
    </w:p>
    <w:p w14:paraId="1EACA1A5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14:paraId="5FC1FCEC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[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HttpPost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14:paraId="3010DC9A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public </w:t>
      </w:r>
      <w:proofErr w:type="spell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IActionResult</w:t>
      </w:r>
      <w:proofErr w:type="spell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Create(</w:t>
      </w:r>
      <w:proofErr w:type="gramEnd"/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/* ... */)</w:t>
      </w:r>
    </w:p>
    <w:p w14:paraId="11EBC4E2" w14:textId="77777777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{</w:t>
      </w:r>
    </w:p>
    <w:p w14:paraId="1CECC9C7" w14:textId="37C0342C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del w:id="118" w:author="studentcoll" w:date="2026-10-09T09:07:00Z">
        <w:r w:rsidRPr="008538AD" w:rsidDel="00A96514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// </w:delText>
        </w:r>
        <w:r w:rsidRPr="008538AD" w:rsidDel="00A9651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Ваш</w:delText>
        </w:r>
        <w:r w:rsidRPr="008538AD" w:rsidDel="00A96514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elText xml:space="preserve"> </w:delText>
        </w:r>
        <w:r w:rsidRPr="008538AD" w:rsidDel="00A9651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код</w:delText>
        </w:r>
      </w:del>
    </w:p>
    <w:p w14:paraId="43058932" w14:textId="77777777" w:rsidR="008538AD" w:rsidRPr="00245E3E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19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20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727D925C" w14:textId="466D1BF4" w:rsidR="008538AD" w:rsidRPr="00245E3E" w:rsidDel="00A96514" w:rsidRDefault="008538AD" w:rsidP="008538AD">
      <w:pPr>
        <w:spacing w:before="100" w:beforeAutospacing="1" w:after="100" w:afterAutospacing="1" w:line="240" w:lineRule="auto"/>
        <w:rPr>
          <w:del w:id="121" w:author="studentcoll" w:date="2026-10-09T09:15:00Z"/>
          <w:rFonts w:ascii="Times New Roman" w:eastAsia="Times New Roman" w:hAnsi="Times New Roman" w:cs="Times New Roman"/>
          <w:sz w:val="24"/>
          <w:szCs w:val="24"/>
          <w:lang w:val="en-US" w:eastAsia="ru-RU"/>
          <w:rPrChange w:id="122" w:author="studentcoll" w:date="2026-10-09T08:46:00Z">
            <w:rPr>
              <w:del w:id="123" w:author="studentcoll" w:date="2026-10-09T09:15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24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}</w:t>
      </w:r>
    </w:p>
    <w:p w14:paraId="5F8EE84D" w14:textId="62D642D8" w:rsidR="008538AD" w:rsidRPr="00245E3E" w:rsidDel="00A96514" w:rsidRDefault="008538AD" w:rsidP="008538AD">
      <w:pPr>
        <w:pStyle w:val="a3"/>
        <w:rPr>
          <w:del w:id="125" w:author="studentcoll" w:date="2026-10-09T09:15:00Z"/>
          <w:lang w:val="en-US"/>
          <w:rPrChange w:id="126" w:author="studentcoll" w:date="2026-10-09T08:46:00Z">
            <w:rPr>
              <w:del w:id="127" w:author="studentcoll" w:date="2026-10-09T09:15:00Z"/>
            </w:rPr>
          </w:rPrChange>
        </w:rPr>
      </w:pPr>
    </w:p>
    <w:p w14:paraId="50CF4530" w14:textId="3A9E31C8" w:rsidR="008538AD" w:rsidRPr="00245E3E" w:rsidDel="00A96514" w:rsidRDefault="008538AD" w:rsidP="008538AD">
      <w:pPr>
        <w:pStyle w:val="a3"/>
        <w:rPr>
          <w:del w:id="128" w:author="studentcoll" w:date="2026-10-09T09:15:00Z"/>
          <w:lang w:val="en-US"/>
          <w:rPrChange w:id="129" w:author="studentcoll" w:date="2026-10-09T08:46:00Z">
            <w:rPr>
              <w:del w:id="130" w:author="studentcoll" w:date="2026-10-09T09:15:00Z"/>
            </w:rPr>
          </w:rPrChange>
        </w:rPr>
      </w:pPr>
    </w:p>
    <w:p w14:paraId="1CD387CA" w14:textId="77777777" w:rsidR="008538AD" w:rsidRPr="00245E3E" w:rsidRDefault="008538AD" w:rsidP="00A96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131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pPrChange w:id="132" w:author="studentcoll" w:date="2026-10-09T09:15:00Z">
          <w:pPr>
            <w:spacing w:after="0" w:line="240" w:lineRule="auto"/>
          </w:pPr>
        </w:pPrChange>
      </w:pPr>
    </w:p>
    <w:p w14:paraId="6EADD9BD" w14:textId="77777777" w:rsidR="00BB5A57" w:rsidRDefault="008538AD" w:rsidP="008538AD">
      <w:pPr>
        <w:pStyle w:val="HTML"/>
        <w:rPr>
          <w:ins w:id="133" w:author="studentcoll" w:date="2026-10-09T09:20:00Z"/>
          <w:rFonts w:ascii="Times New Roman" w:hAnsi="Times New Roman" w:cs="Times New Roman"/>
          <w:sz w:val="24"/>
          <w:szCs w:val="24"/>
          <w:lang w:val="en-US"/>
        </w:rPr>
      </w:pPr>
      <w:r w:rsidRPr="00245E3E">
        <w:rPr>
          <w:rFonts w:ascii="Times New Roman" w:hAnsi="Times New Roman" w:cs="Times New Roman"/>
          <w:sz w:val="24"/>
          <w:szCs w:val="24"/>
          <w:lang w:val="en-US"/>
          <w:rPrChange w:id="134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---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35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36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Задание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37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B4. URI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38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-</w:t>
      </w:r>
      <w:r w:rsidRPr="008538AD">
        <w:rPr>
          <w:rFonts w:ascii="Times New Roman" w:hAnsi="Times New Roman" w:cs="Times New Roman"/>
          <w:sz w:val="24"/>
          <w:szCs w:val="24"/>
        </w:rPr>
        <w:t>связи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39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0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41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REST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2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-</w:t>
      </w:r>
      <w:r w:rsidRPr="008538AD">
        <w:rPr>
          <w:rFonts w:ascii="Times New Roman" w:hAnsi="Times New Roman" w:cs="Times New Roman"/>
          <w:sz w:val="24"/>
          <w:szCs w:val="24"/>
        </w:rPr>
        <w:t>дизайн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(5 </w:t>
      </w:r>
      <w:r w:rsidRPr="008538AD">
        <w:rPr>
          <w:rFonts w:ascii="Times New Roman" w:hAnsi="Times New Roman" w:cs="Times New Roman"/>
          <w:sz w:val="24"/>
          <w:szCs w:val="24"/>
        </w:rPr>
        <w:t>баллов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4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)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5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6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Для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7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сущностей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48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49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Category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0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и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1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52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Product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54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Product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5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принадлежит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6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57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Category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8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) </w:t>
      </w:r>
      <w:r w:rsidRPr="008538AD">
        <w:rPr>
          <w:rFonts w:ascii="Times New Roman" w:hAnsi="Times New Roman" w:cs="Times New Roman"/>
          <w:sz w:val="24"/>
          <w:szCs w:val="24"/>
        </w:rPr>
        <w:t>спроектируйте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59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60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URI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1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-</w:t>
      </w:r>
      <w:r w:rsidRPr="008538AD">
        <w:rPr>
          <w:rFonts w:ascii="Times New Roman" w:hAnsi="Times New Roman" w:cs="Times New Roman"/>
          <w:sz w:val="24"/>
          <w:szCs w:val="24"/>
        </w:rPr>
        <w:t>схему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2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: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4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Операция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5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66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HTTP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7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>-</w:t>
      </w:r>
      <w:r w:rsidRPr="008538AD">
        <w:rPr>
          <w:rFonts w:ascii="Times New Roman" w:hAnsi="Times New Roman" w:cs="Times New Roman"/>
          <w:sz w:val="24"/>
          <w:szCs w:val="24"/>
        </w:rPr>
        <w:t>метод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68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245E3E">
        <w:rPr>
          <w:rFonts w:ascii="Times New Roman" w:hAnsi="Times New Roman" w:cs="Times New Roman"/>
          <w:sz w:val="24"/>
          <w:szCs w:val="24"/>
          <w:lang w:val="en-US"/>
          <w:rPrChange w:id="169" w:author="studentcoll" w:date="2026-10-09T08:46:00Z">
            <w:rPr>
              <w:rFonts w:ascii="Times New Roman" w:hAnsi="Times New Roman" w:cs="Times New Roman"/>
              <w:sz w:val="24"/>
              <w:szCs w:val="24"/>
            </w:rPr>
          </w:rPrChange>
        </w:rPr>
        <w:t>URI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70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71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все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72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товары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7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категории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74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ins w:id="175" w:author="studentcoll" w:date="2026-10-09T09:17:00Z">
        <w:r w:rsidR="00A96514">
          <w:rPr>
            <w:rFonts w:ascii="Times New Roman" w:hAnsi="Times New Roman" w:cs="Times New Roman"/>
            <w:sz w:val="24"/>
            <w:szCs w:val="24"/>
            <w:lang w:val="en-US"/>
          </w:rPr>
          <w:t>–</w:t>
        </w:r>
      </w:ins>
      <w:ins w:id="176" w:author="studentcoll" w:date="2026-10-09T09:16:00Z">
        <w:r w:rsidR="00A96514" w:rsidRPr="00A96514">
          <w:rPr>
            <w:rFonts w:ascii="Times New Roman" w:hAnsi="Times New Roman" w:cs="Times New Roman"/>
            <w:sz w:val="24"/>
            <w:szCs w:val="24"/>
            <w:lang w:val="en-US"/>
            <w:rPrChange w:id="177" w:author="studentcoll" w:date="2026-10-09T09:1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</w:t>
        </w:r>
      </w:ins>
      <w:ins w:id="178" w:author="studentcoll" w:date="2026-10-09T09:17:00Z">
        <w:r w:rsidR="00A96514">
          <w:rPr>
            <w:rFonts w:ascii="Times New Roman" w:hAnsi="Times New Roman" w:cs="Times New Roman"/>
            <w:sz w:val="24"/>
            <w:szCs w:val="24"/>
            <w:lang w:val="en-US"/>
          </w:rPr>
          <w:t xml:space="preserve">GET – </w:t>
        </w:r>
        <w:proofErr w:type="spellStart"/>
        <w:r w:rsidR="00A96514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A96514">
          <w:rPr>
            <w:rFonts w:ascii="Times New Roman" w:hAnsi="Times New Roman" w:cs="Times New Roman"/>
            <w:sz w:val="24"/>
            <w:szCs w:val="24"/>
            <w:lang w:val="en-US"/>
          </w:rPr>
          <w:t>/categories/</w:t>
        </w:r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categpryID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}/products</w:t>
        </w:r>
      </w:ins>
      <w:del w:id="179" w:author="studentcoll" w:date="2026-10-09T09:16:00Z">
        <w:r w:rsidRPr="00A96514" w:rsidDel="00A96514">
          <w:rPr>
            <w:rFonts w:ascii="Times New Roman" w:hAnsi="Times New Roman" w:cs="Times New Roman"/>
            <w:sz w:val="24"/>
            <w:szCs w:val="24"/>
            <w:lang w:val="en-US"/>
            <w:rPrChange w:id="180" w:author="studentcoll" w:date="2026-10-09T09:1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? ?</w:delText>
        </w:r>
      </w:del>
      <w:r w:rsidRPr="00A96514">
        <w:rPr>
          <w:rFonts w:ascii="Times New Roman" w:hAnsi="Times New Roman" w:cs="Times New Roman"/>
          <w:sz w:val="24"/>
          <w:szCs w:val="24"/>
          <w:lang w:val="en-US"/>
          <w:rPrChange w:id="181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Получить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82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конкретный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8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</w:t>
      </w:r>
      <w:r w:rsidRPr="00A96514">
        <w:rPr>
          <w:rFonts w:ascii="Times New Roman" w:hAnsi="Times New Roman" w:cs="Times New Roman"/>
          <w:sz w:val="24"/>
          <w:szCs w:val="24"/>
          <w:lang w:val="en-US"/>
          <w:rPrChange w:id="184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ins w:id="185" w:author="studentcoll" w:date="2026-10-09T09:17:00Z"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 xml:space="preserve">– GET – 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/ca</w:t>
        </w:r>
      </w:ins>
      <w:ins w:id="186" w:author="studentcoll" w:date="2026-10-09T09:18:00Z"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tegories/{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categoryID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}/products/{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productId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</w:t>
        </w:r>
      </w:ins>
      <w:del w:id="187" w:author="studentcoll" w:date="2026-10-09T09:17:00Z">
        <w:r w:rsidRPr="00A96514" w:rsidDel="00BB5A57">
          <w:rPr>
            <w:rFonts w:ascii="Times New Roman" w:hAnsi="Times New Roman" w:cs="Times New Roman"/>
            <w:sz w:val="24"/>
            <w:szCs w:val="24"/>
            <w:lang w:val="en-US"/>
            <w:rPrChange w:id="188" w:author="studentcoll" w:date="2026-10-09T09:1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? ?</w:delText>
        </w:r>
      </w:del>
      <w:r w:rsidRPr="00A96514">
        <w:rPr>
          <w:rFonts w:ascii="Times New Roman" w:hAnsi="Times New Roman" w:cs="Times New Roman"/>
          <w:sz w:val="24"/>
          <w:szCs w:val="24"/>
          <w:lang w:val="en-US"/>
          <w:rPrChange w:id="189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Создать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190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191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192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категории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193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ins w:id="194" w:author="studentcoll" w:date="2026-10-09T09:18:00Z"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 xml:space="preserve">– POST – 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/categories</w:t>
        </w:r>
      </w:ins>
      <w:ins w:id="195" w:author="studentcoll" w:date="2026-10-09T09:19:00Z"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/{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categoryId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}/products</w:t>
        </w:r>
      </w:ins>
      <w:del w:id="196" w:author="studentcoll" w:date="2026-10-09T09:18:00Z">
        <w:r w:rsidRPr="00BB5A57" w:rsidDel="00BB5A57">
          <w:rPr>
            <w:rFonts w:ascii="Times New Roman" w:hAnsi="Times New Roman" w:cs="Times New Roman"/>
            <w:sz w:val="24"/>
            <w:szCs w:val="24"/>
            <w:lang w:val="en-US"/>
            <w:rPrChange w:id="197" w:author="studentcoll" w:date="2026-10-09T09:17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? ?</w:delText>
        </w:r>
      </w:del>
      <w:r w:rsidRPr="00BB5A57">
        <w:rPr>
          <w:rFonts w:ascii="Times New Roman" w:hAnsi="Times New Roman" w:cs="Times New Roman"/>
          <w:sz w:val="24"/>
          <w:szCs w:val="24"/>
          <w:lang w:val="en-US"/>
          <w:rPrChange w:id="198" w:author="studentcoll" w:date="2026-10-09T09:17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Удалить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199" w:author="studentcoll" w:date="2026-10-09T09:18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товар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0" w:author="studentcoll" w:date="2026-10-09T09:18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ins w:id="201" w:author="studentcoll" w:date="2026-10-09T09:19:00Z"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 xml:space="preserve">-DELETE – 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api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/categories/{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categoryId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}/products/{</w:t>
        </w:r>
        <w:proofErr w:type="spellStart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productId</w:t>
        </w:r>
        <w:proofErr w:type="spellEnd"/>
        <w:r w:rsidR="00BB5A57">
          <w:rPr>
            <w:rFonts w:ascii="Times New Roman" w:hAnsi="Times New Roman" w:cs="Times New Roman"/>
            <w:sz w:val="24"/>
            <w:szCs w:val="24"/>
            <w:lang w:val="en-US"/>
          </w:rPr>
          <w:t>}</w:t>
        </w:r>
      </w:ins>
      <w:del w:id="202" w:author="studentcoll" w:date="2026-10-09T09:19:00Z">
        <w:r w:rsidRPr="00BB5A57" w:rsidDel="00BB5A57">
          <w:rPr>
            <w:rFonts w:ascii="Times New Roman" w:hAnsi="Times New Roman" w:cs="Times New Roman"/>
            <w:sz w:val="24"/>
            <w:szCs w:val="24"/>
            <w:lang w:val="en-US"/>
            <w:rPrChange w:id="203" w:author="studentcoll" w:date="2026-10-09T09:18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delText>? ?</w:delText>
        </w:r>
      </w:del>
      <w:r w:rsidRPr="00BB5A57">
        <w:rPr>
          <w:rFonts w:ascii="Times New Roman" w:hAnsi="Times New Roman" w:cs="Times New Roman"/>
          <w:sz w:val="24"/>
          <w:szCs w:val="24"/>
          <w:lang w:val="en-US"/>
          <w:rPrChange w:id="204" w:author="studentcoll" w:date="2026-10-09T09:18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5" w:author="studentcoll" w:date="2026-10-09T09:18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Pr="008538AD">
        <w:rPr>
          <w:rFonts w:ascii="Times New Roman" w:hAnsi="Times New Roman" w:cs="Times New Roman"/>
          <w:sz w:val="24"/>
          <w:szCs w:val="24"/>
        </w:rPr>
        <w:t>Дополнительно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6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: </w:t>
      </w:r>
      <w:r w:rsidRPr="008538AD">
        <w:rPr>
          <w:rFonts w:ascii="Times New Roman" w:hAnsi="Times New Roman" w:cs="Times New Roman"/>
          <w:sz w:val="24"/>
          <w:szCs w:val="24"/>
        </w:rPr>
        <w:t>объясните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7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, </w:t>
      </w:r>
      <w:r w:rsidRPr="008538AD">
        <w:rPr>
          <w:rFonts w:ascii="Times New Roman" w:hAnsi="Times New Roman" w:cs="Times New Roman"/>
          <w:sz w:val="24"/>
          <w:szCs w:val="24"/>
        </w:rPr>
        <w:t>почему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8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URI </w:t>
      </w:r>
      <w:r w:rsidRPr="008538AD">
        <w:rPr>
          <w:rFonts w:ascii="Times New Roman" w:hAnsi="Times New Roman" w:cs="Times New Roman"/>
          <w:sz w:val="24"/>
          <w:szCs w:val="24"/>
        </w:rPr>
        <w:t>вложенных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09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ресурсов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0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(</w:t>
      </w:r>
      <w:r w:rsidRPr="008538AD">
        <w:rPr>
          <w:rFonts w:ascii="Times New Roman" w:hAnsi="Times New Roman" w:cs="Times New Roman"/>
          <w:sz w:val="24"/>
          <w:szCs w:val="24"/>
        </w:rPr>
        <w:t>например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1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, /categories/{id}/products) </w:t>
      </w:r>
      <w:r w:rsidRPr="008538AD">
        <w:rPr>
          <w:rFonts w:ascii="Times New Roman" w:hAnsi="Times New Roman" w:cs="Times New Roman"/>
          <w:sz w:val="24"/>
          <w:szCs w:val="24"/>
        </w:rPr>
        <w:t>предпочтительнее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2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, </w:t>
      </w:r>
      <w:r w:rsidRPr="008538AD">
        <w:rPr>
          <w:rFonts w:ascii="Times New Roman" w:hAnsi="Times New Roman" w:cs="Times New Roman"/>
          <w:sz w:val="24"/>
          <w:szCs w:val="24"/>
        </w:rPr>
        <w:t>чем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3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передача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4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proofErr w:type="spellStart"/>
      <w:r w:rsidRPr="00BB5A57">
        <w:rPr>
          <w:rFonts w:ascii="Times New Roman" w:hAnsi="Times New Roman" w:cs="Times New Roman"/>
          <w:sz w:val="24"/>
          <w:szCs w:val="24"/>
          <w:lang w:val="en-US"/>
          <w:rPrChange w:id="215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>categoryId</w:t>
      </w:r>
      <w:proofErr w:type="spellEnd"/>
      <w:r w:rsidRPr="00BB5A57">
        <w:rPr>
          <w:rFonts w:ascii="Times New Roman" w:hAnsi="Times New Roman" w:cs="Times New Roman"/>
          <w:sz w:val="24"/>
          <w:szCs w:val="24"/>
          <w:lang w:val="en-US"/>
          <w:rPrChange w:id="216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в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7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query string </w:t>
      </w:r>
      <w:r w:rsidRPr="008538AD">
        <w:rPr>
          <w:rFonts w:ascii="Times New Roman" w:hAnsi="Times New Roman" w:cs="Times New Roman"/>
          <w:sz w:val="24"/>
          <w:szCs w:val="24"/>
        </w:rPr>
        <w:t>при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8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создании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19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</w:t>
      </w:r>
      <w:r w:rsidRPr="008538AD">
        <w:rPr>
          <w:rFonts w:ascii="Times New Roman" w:hAnsi="Times New Roman" w:cs="Times New Roman"/>
          <w:sz w:val="24"/>
          <w:szCs w:val="24"/>
        </w:rPr>
        <w:t>сущности</w:t>
      </w:r>
      <w:r w:rsidRPr="00BB5A57">
        <w:rPr>
          <w:rFonts w:ascii="Times New Roman" w:hAnsi="Times New Roman" w:cs="Times New Roman"/>
          <w:sz w:val="24"/>
          <w:szCs w:val="24"/>
          <w:lang w:val="en-US"/>
          <w:rPrChange w:id="220" w:author="studentcoll" w:date="2026-10-09T09:19:00Z">
            <w:rPr>
              <w:rFonts w:ascii="Times New Roman" w:hAnsi="Times New Roman" w:cs="Times New Roman"/>
              <w:sz w:val="24"/>
              <w:szCs w:val="24"/>
            </w:rPr>
          </w:rPrChange>
        </w:rPr>
        <w:t>.</w:t>
      </w:r>
    </w:p>
    <w:p w14:paraId="42505830" w14:textId="77777777" w:rsidR="00BB5A57" w:rsidRDefault="00BB5A57" w:rsidP="008538AD">
      <w:pPr>
        <w:pStyle w:val="HTML"/>
        <w:rPr>
          <w:ins w:id="221" w:author="studentcoll" w:date="2026-10-09T09:20:00Z"/>
          <w:rFonts w:ascii="Times New Roman" w:hAnsi="Times New Roman" w:cs="Times New Roman"/>
          <w:sz w:val="24"/>
          <w:szCs w:val="24"/>
          <w:lang w:val="en-US"/>
        </w:rPr>
      </w:pPr>
    </w:p>
    <w:p w14:paraId="5A76D5D1" w14:textId="7B42E8C0" w:rsidR="008538AD" w:rsidRPr="008538AD" w:rsidRDefault="00BB5A57" w:rsidP="008538AD">
      <w:pPr>
        <w:pStyle w:val="HTML"/>
      </w:pPr>
      <w:ins w:id="222" w:author="studentcoll" w:date="2026-10-09T09:20:00Z">
        <w:r>
          <w:rPr>
            <w:rFonts w:ascii="Times New Roman" w:hAnsi="Times New Roman" w:cs="Times New Roman"/>
            <w:sz w:val="24"/>
            <w:szCs w:val="24"/>
            <w:lang w:val="en-US"/>
          </w:rPr>
          <w:t>URI</w:t>
        </w:r>
        <w:r w:rsidRPr="00BB5A57">
          <w:rPr>
            <w:rFonts w:ascii="Times New Roman" w:hAnsi="Times New Roman" w:cs="Times New Roman"/>
            <w:sz w:val="24"/>
            <w:szCs w:val="24"/>
            <w:rPrChange w:id="223" w:author="studentcoll" w:date="2026-10-09T09:2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более предпочтительный так как</w:t>
        </w:r>
      </w:ins>
      <w:ins w:id="224" w:author="studentcoll" w:date="2026-10-09T09:21:00Z">
        <w:r>
          <w:rPr>
            <w:rFonts w:ascii="Times New Roman" w:hAnsi="Times New Roman" w:cs="Times New Roman"/>
            <w:sz w:val="24"/>
            <w:szCs w:val="24"/>
          </w:rPr>
          <w:t xml:space="preserve"> он отражает весь путь, то есть лучше не использовать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categoryId</w:t>
        </w:r>
        <w:proofErr w:type="spellEnd"/>
        <w:r w:rsidRPr="00BB5A57">
          <w:rPr>
            <w:rFonts w:ascii="Times New Roman" w:hAnsi="Times New Roman" w:cs="Times New Roman"/>
            <w:sz w:val="24"/>
            <w:szCs w:val="24"/>
            <w:rPrChange w:id="225" w:author="studentcoll" w:date="2026-10-09T09:21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 xml:space="preserve">так как он </w:t>
        </w:r>
      </w:ins>
      <w:ins w:id="226" w:author="studentcoll" w:date="2026-10-09T09:22:00Z">
        <w:r>
          <w:rPr>
            <w:rFonts w:ascii="Times New Roman" w:hAnsi="Times New Roman" w:cs="Times New Roman"/>
            <w:sz w:val="24"/>
            <w:szCs w:val="24"/>
          </w:rPr>
          <w:t>может создать товар к несуществующей категории, имеется ввиду в данном примере</w:t>
        </w:r>
      </w:ins>
      <w:del w:id="227" w:author="studentcoll" w:date="2026-10-09T09:22:00Z">
        <w:r w:rsidR="008538AD" w:rsidRPr="00BB5A57" w:rsidDel="00BB5A57">
          <w:rPr>
            <w:rFonts w:ascii="Times New Roman" w:hAnsi="Times New Roman" w:cs="Times New Roman"/>
            <w:sz w:val="24"/>
            <w:szCs w:val="24"/>
            <w:rPrChange w:id="228" w:author="studentcoll" w:date="2026-10-09T09:20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br/>
        </w:r>
      </w:del>
      <w:r w:rsidR="008538AD" w:rsidRPr="00BB5A57">
        <w:rPr>
          <w:rFonts w:ascii="Times New Roman" w:hAnsi="Times New Roman" w:cs="Times New Roman"/>
          <w:sz w:val="24"/>
          <w:szCs w:val="24"/>
          <w:rPrChange w:id="229" w:author="studentcoll" w:date="2026-10-09T09:20:00Z">
            <w:rPr>
              <w:rFonts w:ascii="Times New Roman" w:hAnsi="Times New Roman" w:cs="Times New Roman"/>
              <w:sz w:val="24"/>
              <w:szCs w:val="24"/>
            </w:rPr>
          </w:rPrChange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t>Ваш ответ:</w:t>
      </w:r>
      <w:r w:rsidR="008538AD" w:rsidRPr="008538AD">
        <w:rPr>
          <w:rFonts w:ascii="Times New Roman" w:hAnsi="Times New Roman" w:cs="Times New Roman"/>
          <w:sz w:val="24"/>
          <w:szCs w:val="24"/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br/>
        <w:t>---</w:t>
      </w:r>
      <w:r w:rsidR="008538AD" w:rsidRPr="008538AD">
        <w:rPr>
          <w:rFonts w:ascii="Times New Roman" w:hAnsi="Times New Roman" w:cs="Times New Roman"/>
          <w:sz w:val="24"/>
          <w:szCs w:val="24"/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br/>
        <w:t xml:space="preserve">Задание B5. Жизненный цикл и </w:t>
      </w:r>
      <w:proofErr w:type="spellStart"/>
      <w:r w:rsidR="008538AD" w:rsidRPr="008538AD">
        <w:rPr>
          <w:rFonts w:ascii="Times New Roman" w:hAnsi="Times New Roman" w:cs="Times New Roman"/>
          <w:sz w:val="24"/>
          <w:szCs w:val="24"/>
        </w:rPr>
        <w:t>Scoped</w:t>
      </w:r>
      <w:proofErr w:type="spellEnd"/>
      <w:r w:rsidR="008538AD" w:rsidRPr="008538AD">
        <w:rPr>
          <w:rFonts w:ascii="Times New Roman" w:hAnsi="Times New Roman" w:cs="Times New Roman"/>
          <w:sz w:val="24"/>
          <w:szCs w:val="24"/>
        </w:rPr>
        <w:t>-сервисы (2 балла)</w:t>
      </w:r>
      <w:r w:rsidR="008538AD" w:rsidRPr="008538AD">
        <w:rPr>
          <w:rFonts w:ascii="Times New Roman" w:hAnsi="Times New Roman" w:cs="Times New Roman"/>
          <w:sz w:val="24"/>
          <w:szCs w:val="24"/>
        </w:rPr>
        <w:br/>
      </w:r>
      <w:r w:rsidR="008538AD" w:rsidRPr="008538AD">
        <w:rPr>
          <w:rFonts w:ascii="Times New Roman" w:hAnsi="Times New Roman" w:cs="Times New Roman"/>
          <w:sz w:val="24"/>
          <w:szCs w:val="24"/>
        </w:rPr>
        <w:br/>
        <w:t>Дан код:</w:t>
      </w:r>
      <w:r w:rsidR="008538AD" w:rsidRPr="008538AD">
        <w:t xml:space="preserve"> </w:t>
      </w:r>
      <w:proofErr w:type="spellStart"/>
      <w:proofErr w:type="gramStart"/>
      <w:r w:rsidR="008538AD" w:rsidRPr="008538AD">
        <w:t>builder.Services.AddSingleton</w:t>
      </w:r>
      <w:proofErr w:type="spellEnd"/>
      <w:proofErr w:type="gramEnd"/>
      <w:r w:rsidR="008538AD" w:rsidRPr="008538AD">
        <w:t>&lt;</w:t>
      </w:r>
      <w:proofErr w:type="spellStart"/>
      <w:r w:rsidR="008538AD" w:rsidRPr="008538AD">
        <w:t>IProductCache</w:t>
      </w:r>
      <w:proofErr w:type="spellEnd"/>
      <w:r w:rsidR="008538AD" w:rsidRPr="008538AD">
        <w:t xml:space="preserve">, </w:t>
      </w:r>
      <w:proofErr w:type="spellStart"/>
      <w:r w:rsidR="008538AD" w:rsidRPr="008538AD">
        <w:t>ProductCache</w:t>
      </w:r>
      <w:proofErr w:type="spellEnd"/>
      <w:r w:rsidR="008538AD" w:rsidRPr="008538AD">
        <w:t>&gt;();</w:t>
      </w:r>
    </w:p>
    <w:p w14:paraId="1BF58FFD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builder.Services.AddScoped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ProductRepository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6A1A751" w14:textId="77777777" w:rsidR="008538AD" w:rsidRPr="008538AD" w:rsidRDefault="008538AD" w:rsidP="00853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builder.Services.AddTransient</w:t>
      </w:r>
      <w:proofErr w:type="spellEnd"/>
      <w:proofErr w:type="gram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IEmailSender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EmailSender</w:t>
      </w:r>
      <w:proofErr w:type="spellEnd"/>
      <w:r w:rsidRPr="008538A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329ACBD7" w14:textId="77777777" w:rsidR="008538AD" w:rsidRPr="00245E3E" w:rsidRDefault="008538AD" w:rsidP="00853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0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</w:p>
    <w:p w14:paraId="72F309CC" w14:textId="77777777" w:rsidR="00BB5A57" w:rsidRDefault="008538AD" w:rsidP="008538AD">
      <w:pPr>
        <w:spacing w:before="100" w:beforeAutospacing="1" w:after="100" w:afterAutospacing="1" w:line="240" w:lineRule="auto"/>
        <w:rPr>
          <w:ins w:id="231" w:author="studentcoll" w:date="2026-10-09T09:23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Ответьте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2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: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3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>a</w:t>
      </w:r>
      <w:proofErr w:type="gramStart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4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)</w:t>
      </w:r>
      <w:proofErr w:type="gramEnd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5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6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произойдёт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7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,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8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proofErr w:type="spellStart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39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IProductRepository</w:t>
      </w:r>
      <w:proofErr w:type="spellEnd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0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(Scoped)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внедрить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1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2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Singleton-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3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?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4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  <w:t xml:space="preserve">b)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5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proofErr w:type="spellStart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6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>DbContext</w:t>
      </w:r>
      <w:proofErr w:type="spellEnd"/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7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регистрируется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8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49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t xml:space="preserve"> Scoped?</w:t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50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245E3E">
        <w:rPr>
          <w:rFonts w:ascii="Times New Roman" w:eastAsia="Times New Roman" w:hAnsi="Times New Roman" w:cs="Times New Roman"/>
          <w:sz w:val="24"/>
          <w:szCs w:val="24"/>
          <w:lang w:val="en-US" w:eastAsia="ru-RU"/>
          <w:rPrChange w:id="251" w:author="studentcoll" w:date="2026-10-09T08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ответ:</w:t>
      </w:r>
    </w:p>
    <w:p w14:paraId="5F1D3C02" w14:textId="77777777" w:rsidR="008F3E07" w:rsidRDefault="00BB5A57" w:rsidP="008538AD">
      <w:pPr>
        <w:spacing w:before="100" w:beforeAutospacing="1" w:after="100" w:afterAutospacing="1" w:line="240" w:lineRule="auto"/>
        <w:rPr>
          <w:ins w:id="252" w:author="studentcoll" w:date="2026-10-09T09:27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53" w:author="studentcoll" w:date="2026-10-09T09:23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А) Ош</w:t>
        </w:r>
      </w:ins>
      <w:ins w:id="254" w:author="studentcoll" w:date="2026-10-09T09:2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ибка при запуске, так как </w:t>
        </w:r>
      </w:ins>
      <w:ins w:id="255" w:author="studentcoll" w:date="2026-10-09T09:26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singleton</w:t>
        </w:r>
        <w:r w:rsidRPr="00BB5A5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56" w:author="studentcoll" w:date="2026-10-09T09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Pr="00BB5A5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57" w:author="studentcoll" w:date="2026-10-09T09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сервис не может зависеть от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 w:rsidRPr="00BB5A5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58" w:author="studentcoll" w:date="2026-10-09T09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сервиса, потому что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 w:rsidRPr="00BB5A5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59" w:author="studentcoll" w:date="2026-10-09T09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260" w:author="studentcoll" w:date="2026-10-09T09:27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живет в пределах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</w:t>
        </w:r>
        <w:r w:rsidRPr="00BB5A5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61" w:author="studentcoll" w:date="2026-10-09T09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запроса.</w:t>
        </w:r>
      </w:ins>
    </w:p>
    <w:p w14:paraId="617AF7FB" w14:textId="396FF011" w:rsidR="00F74768" w:rsidRDefault="008F3E07" w:rsidP="008538AD">
      <w:pPr>
        <w:spacing w:before="100" w:beforeAutospacing="1" w:after="100" w:afterAutospacing="1" w:line="240" w:lineRule="auto"/>
        <w:rPr>
          <w:ins w:id="262" w:author="studentcoll" w:date="2026-10-09T09:3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63" w:author="studentcoll" w:date="2026-10-09T09:27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B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) </w:t>
        </w:r>
      </w:ins>
      <w:ins w:id="264" w:author="studentcoll" w:date="2026-10-09T09:28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DB</w:t>
        </w:r>
        <w:r w:rsidRPr="008F3E0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65" w:author="studentcoll" w:date="2026-10-09T09:2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контекст регистрируется как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Scoped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, потому что он в рамках одного запроса.</w:t>
        </w:r>
      </w:ins>
      <w:ins w:id="266" w:author="studentcoll" w:date="2026-10-09T09:29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Он гарантирует что каждый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</w:t>
        </w:r>
        <w:r w:rsidRPr="008F3E07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67" w:author="studentcoll" w:date="2026-10-09T09:2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запрос получает свой экземпляр</w:t>
        </w:r>
      </w:ins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B6.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 балла)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Опишите пошагово, как вы бы зафиксировали «API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v1» в проекте: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Как сгенерировать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-документ в файл (</w:t>
      </w:r>
      <w:proofErr w:type="spellStart"/>
      <w:proofErr w:type="gram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swagger.json</w:t>
      </w:r>
      <w:proofErr w:type="spellEnd"/>
      <w:proofErr w:type="gram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openapi.json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сборке?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Как в CI сравнить текущую спецификацию с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упасть при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breaking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Приведите пример инструмента (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NSwag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Swashbuckle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CLI,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openapi-diff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>Spectral</w:t>
      </w:r>
      <w:proofErr w:type="spellEnd"/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т.п.).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 ответ:</w:t>
      </w:r>
      <w:r w:rsidR="008538AD"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6597C78" w14:textId="47B13CB2" w:rsidR="00F74768" w:rsidRDefault="00F74768" w:rsidP="008538AD">
      <w:pPr>
        <w:spacing w:before="100" w:beforeAutospacing="1" w:after="100" w:afterAutospacing="1" w:line="240" w:lineRule="auto"/>
        <w:rPr>
          <w:ins w:id="268" w:author="studentcoll" w:date="2026-10-09T09:31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69" w:author="studentcoll" w:date="2026-10-09T09:30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1. Нужно </w:t>
        </w:r>
      </w:ins>
      <w:ins w:id="270" w:author="studentcoll" w:date="2026-10-09T09:31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добавить пакет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ApiDescription</w:t>
        </w:r>
        <w:proofErr w:type="spellEnd"/>
        <w:r w:rsidRPr="00F74768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71" w:author="studentcoll" w:date="2026-10-09T09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.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Server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при </w:t>
        </w:r>
      </w:ins>
    </w:p>
    <w:p w14:paraId="25F0E8BE" w14:textId="57359431" w:rsidR="00F74768" w:rsidRPr="00F74768" w:rsidRDefault="00F74768" w:rsidP="008538AD">
      <w:pPr>
        <w:spacing w:before="100" w:beforeAutospacing="1" w:after="100" w:afterAutospacing="1" w:line="240" w:lineRule="auto"/>
        <w:rPr>
          <w:ins w:id="272" w:author="studentcoll" w:date="2026-10-09T09:30:00Z"/>
          <w:rFonts w:ascii="Times New Roman" w:eastAsia="Times New Roman" w:hAnsi="Times New Roman" w:cs="Times New Roman"/>
          <w:sz w:val="24"/>
          <w:szCs w:val="24"/>
          <w:lang w:eastAsia="ru-RU"/>
          <w:rPrChange w:id="273" w:author="studentcoll" w:date="2026-10-09T09:31:00Z">
            <w:rPr>
              <w:ins w:id="274" w:author="studentcoll" w:date="2026-10-09T09:30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75" w:author="studentcoll" w:date="2026-10-09T09:31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</w:t>
        </w:r>
      </w:ins>
    </w:p>
    <w:p w14:paraId="778AB871" w14:textId="30239E41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538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A0D11CB" w14:textId="729C900F" w:rsidR="008538AD" w:rsidRPr="008538AD" w:rsidRDefault="008538AD" w:rsidP="0085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89C59" w14:textId="77777777" w:rsidR="008538AD" w:rsidRPr="008538AD" w:rsidRDefault="008538AD" w:rsidP="008538AD">
      <w:pPr>
        <w:pStyle w:val="a3"/>
      </w:pPr>
    </w:p>
    <w:p w14:paraId="074BB82D" w14:textId="77777777" w:rsidR="003D1DE2" w:rsidRPr="008538AD" w:rsidRDefault="003D1DE2"/>
    <w:sectPr w:rsidR="003D1DE2" w:rsidRPr="00853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oSzi6ncpeBA89g7e1rqew7c0jz/2u+h7uMZULbdrB0koizHPMSmvxx0hy4BvtBgje+WCsgRCPQi+a7ySOhX6rw==" w:salt="sCboID5TgYkVN47Ljr9CV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B8"/>
    <w:rsid w:val="00245E3E"/>
    <w:rsid w:val="003D1DE2"/>
    <w:rsid w:val="007C2EE0"/>
    <w:rsid w:val="008538AD"/>
    <w:rsid w:val="008F3E07"/>
    <w:rsid w:val="00A96514"/>
    <w:rsid w:val="00BB5A57"/>
    <w:rsid w:val="00C57C22"/>
    <w:rsid w:val="00E43AB8"/>
    <w:rsid w:val="00F7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3787"/>
  <w15:chartTrackingRefBased/>
  <w15:docId w15:val="{535BBD9E-B307-46A9-8274-B55F1463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5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538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3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A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0" Type="http://schemas.microsoft.com/office/2011/relationships/people" Target="people.xml"/><Relationship Id="rId4" Type="http://schemas.openxmlformats.org/officeDocument/2006/relationships/hyperlink" Target="https://asp.net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2</cp:revision>
  <dcterms:created xsi:type="dcterms:W3CDTF">2026-10-09T06:31:00Z</dcterms:created>
  <dcterms:modified xsi:type="dcterms:W3CDTF">2026-10-09T06:31:00Z</dcterms:modified>
</cp:coreProperties>
</file>